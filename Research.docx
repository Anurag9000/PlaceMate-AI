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5B0E1" w14:textId="77777777" w:rsidR="006420E1" w:rsidRPr="006420E1" w:rsidRDefault="006420E1" w:rsidP="006420E1">
      <w:r w:rsidRPr="006420E1">
        <w:t>Great. I’ll now begin a deep investigation into existing global and Indian projects, both private and institutional (governmental or academic), that are similar to your AI-powered home inventory and item-tracking system.</w:t>
      </w:r>
    </w:p>
    <w:p w14:paraId="36CF91B0" w14:textId="77777777" w:rsidR="006420E1" w:rsidRPr="006420E1" w:rsidRDefault="006420E1" w:rsidP="006420E1">
      <w:r w:rsidRPr="006420E1">
        <w:t>I’ll analyze:</w:t>
      </w:r>
    </w:p>
    <w:p w14:paraId="5414E0A2" w14:textId="77777777" w:rsidR="006420E1" w:rsidRPr="006420E1" w:rsidRDefault="006420E1" w:rsidP="006420E1">
      <w:pPr>
        <w:numPr>
          <w:ilvl w:val="0"/>
          <w:numId w:val="1"/>
        </w:numPr>
      </w:pPr>
      <w:r w:rsidRPr="006420E1">
        <w:t>What these systems do and how closely they match your idea</w:t>
      </w:r>
    </w:p>
    <w:p w14:paraId="3FFA7C92" w14:textId="77777777" w:rsidR="006420E1" w:rsidRPr="006420E1" w:rsidRDefault="006420E1" w:rsidP="006420E1">
      <w:pPr>
        <w:numPr>
          <w:ilvl w:val="0"/>
          <w:numId w:val="1"/>
        </w:numPr>
      </w:pPr>
      <w:r w:rsidRPr="006420E1">
        <w:t>The tools, tech stacks, and models they use</w:t>
      </w:r>
    </w:p>
    <w:p w14:paraId="0789BF17" w14:textId="77777777" w:rsidR="006420E1" w:rsidRPr="006420E1" w:rsidRDefault="006420E1" w:rsidP="006420E1">
      <w:pPr>
        <w:numPr>
          <w:ilvl w:val="0"/>
          <w:numId w:val="1"/>
        </w:numPr>
      </w:pPr>
      <w:r w:rsidRPr="006420E1">
        <w:t>Their cost structures and how they’ve deployed their systems</w:t>
      </w:r>
    </w:p>
    <w:p w14:paraId="4A7484DC" w14:textId="77777777" w:rsidR="006420E1" w:rsidRPr="006420E1" w:rsidRDefault="006420E1" w:rsidP="006420E1">
      <w:pPr>
        <w:numPr>
          <w:ilvl w:val="0"/>
          <w:numId w:val="1"/>
        </w:numPr>
      </w:pPr>
      <w:r w:rsidRPr="006420E1">
        <w:t>Patents, research papers, or enterprise deployments related to such technology</w:t>
      </w:r>
    </w:p>
    <w:p w14:paraId="7319CBE7" w14:textId="77777777" w:rsidR="006420E1" w:rsidRPr="006420E1" w:rsidRDefault="006420E1" w:rsidP="006420E1">
      <w:r w:rsidRPr="006420E1">
        <w:t>I’ll also provide a detailed breakdown of how your idea stands apart — highlighting the unique technical and UX features.</w:t>
      </w:r>
    </w:p>
    <w:p w14:paraId="3FB050E8" w14:textId="77777777" w:rsidR="006420E1" w:rsidRPr="006420E1" w:rsidRDefault="006420E1" w:rsidP="006420E1">
      <w:r w:rsidRPr="006420E1">
        <w:t>Finally, I’ll give cost estimates for implementing your concept at different scales where data is available.</w:t>
      </w:r>
      <w:r w:rsidRPr="006420E1">
        <w:br/>
        <w:t>I’ll return with a full report as soon as it’s ready.</w:t>
      </w:r>
    </w:p>
    <w:p w14:paraId="6A1CB503" w14:textId="77777777" w:rsidR="006420E1" w:rsidRPr="006420E1" w:rsidRDefault="006420E1" w:rsidP="006420E1">
      <w:pPr>
        <w:rPr>
          <w:b/>
          <w:bCs/>
        </w:rPr>
      </w:pPr>
      <w:r w:rsidRPr="006420E1">
        <w:rPr>
          <w:b/>
          <w:bCs/>
        </w:rPr>
        <w:t>Existing Solutions and Novelty of the AI-Powered Home Inventory Idea</w:t>
      </w:r>
    </w:p>
    <w:p w14:paraId="6A592109" w14:textId="77777777" w:rsidR="006420E1" w:rsidRPr="006420E1" w:rsidRDefault="006420E1" w:rsidP="006420E1">
      <w:pPr>
        <w:rPr>
          <w:b/>
          <w:bCs/>
        </w:rPr>
      </w:pPr>
      <w:r w:rsidRPr="006420E1">
        <w:rPr>
          <w:b/>
          <w:bCs/>
        </w:rPr>
        <w:t>Overview of Similar Projects and Solutions</w:t>
      </w:r>
    </w:p>
    <w:p w14:paraId="78553427" w14:textId="77777777" w:rsidR="006420E1" w:rsidRPr="006420E1" w:rsidRDefault="006420E1" w:rsidP="006420E1">
      <w:r w:rsidRPr="006420E1">
        <w:rPr>
          <w:b/>
          <w:bCs/>
        </w:rPr>
        <w:t>1. AI-Powered Home Inventory Apps (Private Sector):</w:t>
      </w:r>
      <w:r w:rsidRPr="006420E1">
        <w:t xml:space="preserve"> In recent years, several consumer-facing apps have emerged to help users catalog home belongings using AI image recognition. These apps streamline the creation of a home inventory, primarily for organization or insurance purposes:</w:t>
      </w:r>
    </w:p>
    <w:p w14:paraId="77BEACDB" w14:textId="77777777" w:rsidR="006420E1" w:rsidRPr="006420E1" w:rsidRDefault="006420E1" w:rsidP="006420E1">
      <w:pPr>
        <w:numPr>
          <w:ilvl w:val="0"/>
          <w:numId w:val="2"/>
        </w:numPr>
      </w:pPr>
      <w:r w:rsidRPr="006420E1">
        <w:rPr>
          <w:b/>
          <w:bCs/>
        </w:rPr>
        <w:t>HomeZada (with “Homeowner AI”):</w:t>
      </w:r>
      <w:r w:rsidRPr="006420E1">
        <w:t xml:space="preserve"> A home management app that includes an AI-driven inventory feature. HomeZada processes uploaded room photos to </w:t>
      </w:r>
      <w:r w:rsidRPr="006420E1">
        <w:rPr>
          <w:b/>
          <w:bCs/>
        </w:rPr>
        <w:t>identify personal property items and even estimate their value</w:t>
      </w:r>
      <w:r w:rsidRPr="006420E1">
        <w:t>, auto-generating item descriptions. It can also analyze close-up photos to grab details like brand, model, and serial numbers. The focus is on documentation for insurance and asset tracking (with dashboards to ensure proper insurance coverage) rather than tracking daily usage.</w:t>
      </w:r>
    </w:p>
    <w:p w14:paraId="68FA54F4" w14:textId="77777777" w:rsidR="006420E1" w:rsidRPr="006420E1" w:rsidRDefault="006420E1" w:rsidP="006420E1">
      <w:pPr>
        <w:numPr>
          <w:ilvl w:val="0"/>
          <w:numId w:val="2"/>
        </w:numPr>
      </w:pPr>
      <w:r w:rsidRPr="006420E1">
        <w:rPr>
          <w:b/>
          <w:bCs/>
        </w:rPr>
        <w:t>ShelfLily (Scanlily):</w:t>
      </w:r>
      <w:r w:rsidRPr="006420E1">
        <w:t xml:space="preserve"> A free home inventory app that uses </w:t>
      </w:r>
      <w:r w:rsidRPr="006420E1">
        <w:rPr>
          <w:b/>
          <w:bCs/>
        </w:rPr>
        <w:t>AI image recognition to automatically identify and catalog items from photos</w:t>
      </w:r>
      <w:r w:rsidRPr="006420E1">
        <w:t xml:space="preserve">. Users can snap multiple items in one shot, and ShelfLily pulls in rich details by cross-referencing databases (for example, identifying a book and fetching its author, or a board game and noting player count). It allows grouping items by </w:t>
      </w:r>
      <w:r w:rsidRPr="006420E1">
        <w:rPr>
          <w:i/>
          <w:iCs/>
        </w:rPr>
        <w:t>location or container</w:t>
      </w:r>
      <w:r w:rsidRPr="006420E1">
        <w:t xml:space="preserve"> (e.g. shelf, bin) and exporting inventories. ShelfLily is positioned for hobby collections (books, games) and general home inventories; it simplifies the once-tedious task of creating a comprehensive list of possessions.</w:t>
      </w:r>
    </w:p>
    <w:p w14:paraId="6699F72B" w14:textId="77777777" w:rsidR="006420E1" w:rsidRPr="006420E1" w:rsidRDefault="006420E1" w:rsidP="006420E1">
      <w:pPr>
        <w:numPr>
          <w:ilvl w:val="0"/>
          <w:numId w:val="2"/>
        </w:numPr>
      </w:pPr>
      <w:r w:rsidRPr="006420E1">
        <w:rPr>
          <w:b/>
          <w:bCs/>
        </w:rPr>
        <w:lastRenderedPageBreak/>
        <w:t>MyThings:</w:t>
      </w:r>
      <w:r w:rsidRPr="006420E1">
        <w:t xml:space="preserve"> A mobile app (Android) that </w:t>
      </w:r>
      <w:r w:rsidRPr="006420E1">
        <w:rPr>
          <w:b/>
          <w:bCs/>
        </w:rPr>
        <w:t>lets you photograph a room and automatically detect and categorize the visible items</w:t>
      </w:r>
      <w:r w:rsidRPr="006420E1">
        <w:t xml:space="preserve"> using AI. It emphasizes quick setup (“Snap a photo… detect and categorize your belongings automatically”), cloud sync across devices, and sharing inventories with family. Like others, its aim is easy organization; items can be organized by room, category, tags, etc. There isn’t a feature for tracking items being taken out/returned – the app is more about static record-keeping.</w:t>
      </w:r>
    </w:p>
    <w:p w14:paraId="3BAC275B" w14:textId="77777777" w:rsidR="006420E1" w:rsidRPr="006420E1" w:rsidRDefault="006420E1" w:rsidP="006420E1">
      <w:pPr>
        <w:numPr>
          <w:ilvl w:val="0"/>
          <w:numId w:val="2"/>
        </w:numPr>
      </w:pPr>
      <w:r w:rsidRPr="006420E1">
        <w:rPr>
          <w:b/>
          <w:bCs/>
        </w:rPr>
        <w:t>MovingBox:</w:t>
      </w:r>
      <w:r w:rsidRPr="006420E1">
        <w:t xml:space="preserve"> An iOS app geared toward moving and insurance. It uses </w:t>
      </w:r>
      <w:r w:rsidRPr="006420E1">
        <w:rPr>
          <w:i/>
          <w:iCs/>
        </w:rPr>
        <w:t>OpenAI’s vision AI</w:t>
      </w:r>
      <w:r w:rsidRPr="006420E1">
        <w:t xml:space="preserve"> to identify items and even estimate replacement </w:t>
      </w:r>
      <w:r w:rsidRPr="006420E1">
        <w:rPr>
          <w:b/>
          <w:bCs/>
        </w:rPr>
        <w:t>value from a photo</w:t>
      </w:r>
      <w:r w:rsidRPr="006420E1">
        <w:t xml:space="preserve">. MovingBox automatically organizes items by room and type, and provides insurance-ready reports. It monetizes via a freemium model: free for ~50 items, then </w:t>
      </w:r>
      <w:r w:rsidRPr="006420E1">
        <w:rPr>
          <w:b/>
          <w:bCs/>
        </w:rPr>
        <w:t>Pro</w:t>
      </w:r>
      <w:r w:rsidRPr="006420E1">
        <w:t xml:space="preserve"> subscription for unlimited AI scans. This shows the cost of AI processing per item is non-trivial – hence a limit on free usage.</w:t>
      </w:r>
    </w:p>
    <w:p w14:paraId="566E95C4" w14:textId="77777777" w:rsidR="006420E1" w:rsidRPr="006420E1" w:rsidRDefault="006420E1" w:rsidP="006420E1">
      <w:pPr>
        <w:numPr>
          <w:ilvl w:val="0"/>
          <w:numId w:val="2"/>
        </w:numPr>
      </w:pPr>
      <w:r w:rsidRPr="006420E1">
        <w:rPr>
          <w:b/>
          <w:bCs/>
        </w:rPr>
        <w:t>KeepTrack:</w:t>
      </w:r>
      <w:r w:rsidRPr="006420E1">
        <w:t xml:space="preserve"> Another iOS app focusing on home inventory for insurance and organization. Users can </w:t>
      </w:r>
      <w:r w:rsidRPr="006420E1">
        <w:rPr>
          <w:b/>
          <w:bCs/>
        </w:rPr>
        <w:t>snap photos of items and have AI auto-fill details like brand, description, location, and estimated value</w:t>
      </w:r>
      <w:r w:rsidRPr="006420E1">
        <w:t>. It stores receipts and warranty docs alongside each item. KeepTrack is free to download, with in-app purchase options (~€9.99/year or €35 one-time for lifetime), indicating a direct-to-consumer pricing model for sustainability.</w:t>
      </w:r>
    </w:p>
    <w:p w14:paraId="6B745385" w14:textId="77777777" w:rsidR="006420E1" w:rsidRPr="006420E1" w:rsidRDefault="006420E1" w:rsidP="006420E1">
      <w:pPr>
        <w:numPr>
          <w:ilvl w:val="0"/>
          <w:numId w:val="2"/>
        </w:numPr>
      </w:pPr>
      <w:r w:rsidRPr="006420E1">
        <w:rPr>
          <w:b/>
          <w:bCs/>
        </w:rPr>
        <w:t>SnapFind AI:</w:t>
      </w:r>
      <w:r w:rsidRPr="006420E1">
        <w:t xml:space="preserve"> This app combines QR labels with AI. Users stick QR codes on storage bins, snap a photo of the bin’s contents, and </w:t>
      </w:r>
      <w:r w:rsidRPr="006420E1">
        <w:rPr>
          <w:b/>
          <w:bCs/>
        </w:rPr>
        <w:t>the AI tags and categorizes each item in the image</w:t>
      </w:r>
      <w:r w:rsidRPr="006420E1">
        <w:t xml:space="preserve">. Later, scanning the QR code pulls up the indexed contents, so you never forget what’s stored where. SnapFind is targeted at </w:t>
      </w:r>
      <w:r w:rsidRPr="006420E1">
        <w:rPr>
          <w:b/>
          <w:bCs/>
        </w:rPr>
        <w:t>storage organization</w:t>
      </w:r>
      <w:r w:rsidRPr="006420E1">
        <w:t xml:space="preserve"> (attics, moving boxes, etc.) rather than real-time tracking. It doesn’t automatically detect when an item is removed; instead it provides a smart inventory of containers.</w:t>
      </w:r>
    </w:p>
    <w:p w14:paraId="68B514EB" w14:textId="77777777" w:rsidR="006420E1" w:rsidRPr="006420E1" w:rsidRDefault="006420E1" w:rsidP="006420E1">
      <w:pPr>
        <w:numPr>
          <w:ilvl w:val="0"/>
          <w:numId w:val="2"/>
        </w:numPr>
      </w:pPr>
      <w:r w:rsidRPr="006420E1">
        <w:rPr>
          <w:b/>
          <w:bCs/>
        </w:rPr>
        <w:t>Sortly (for comparison):</w:t>
      </w:r>
      <w:r w:rsidRPr="006420E1">
        <w:t xml:space="preserve"> A popular inventory app (originally not AI-driven) where users manually enter items (with photos, barcodes, etc.) and organize by folders (rooms/boxes). It’s known for its simplicity and is used for home and small business inventory. Recently, even </w:t>
      </w:r>
      <w:r w:rsidRPr="006420E1">
        <w:rPr>
          <w:b/>
          <w:bCs/>
        </w:rPr>
        <w:t>Sortly has been exploring AI</w:t>
      </w:r>
      <w:r w:rsidRPr="006420E1">
        <w:t xml:space="preserve">: e.g., allowing object recognition in photos to speed up adding items. However, like others, it lacks the idea of </w:t>
      </w:r>
      <w:r w:rsidRPr="006420E1">
        <w:rPr>
          <w:i/>
          <w:iCs/>
        </w:rPr>
        <w:t>continuous tracking of item movement</w:t>
      </w:r>
      <w:r w:rsidRPr="006420E1">
        <w:t>. The focus remains on cataloging items with their details.</w:t>
      </w:r>
    </w:p>
    <w:p w14:paraId="05F0621A" w14:textId="77777777" w:rsidR="006420E1" w:rsidRPr="006420E1" w:rsidRDefault="006420E1" w:rsidP="006420E1">
      <w:r w:rsidRPr="006420E1">
        <w:rPr>
          <w:b/>
          <w:bCs/>
        </w:rPr>
        <w:t>Key Takeaway:</w:t>
      </w:r>
      <w:r w:rsidRPr="006420E1">
        <w:t xml:space="preserve"> Many of these apps overlap with </w:t>
      </w:r>
      <w:r w:rsidRPr="006420E1">
        <w:rPr>
          <w:b/>
          <w:bCs/>
        </w:rPr>
        <w:t>parts</w:t>
      </w:r>
      <w:r w:rsidRPr="006420E1">
        <w:t xml:space="preserve"> of your idea – especially the automatic </w:t>
      </w:r>
      <w:r w:rsidRPr="006420E1">
        <w:rPr>
          <w:b/>
          <w:bCs/>
        </w:rPr>
        <w:t>identification and cataloging</w:t>
      </w:r>
      <w:r w:rsidRPr="006420E1">
        <w:t xml:space="preserve"> of items from photos. They confirm the feasibility and demand for AI-assisted home inventory creation. </w:t>
      </w:r>
      <w:r w:rsidRPr="006420E1">
        <w:rPr>
          <w:i/>
          <w:iCs/>
        </w:rPr>
        <w:t>However, none of the mainstream apps implement the full “borrow/take and return tracking” workflow with persistent reminders.</w:t>
      </w:r>
      <w:r w:rsidRPr="006420E1">
        <w:t xml:space="preserve"> Existing solutions treat the inventory as relatively static (updated when you add </w:t>
      </w:r>
      <w:r w:rsidRPr="006420E1">
        <w:lastRenderedPageBreak/>
        <w:t>or remove an item from your list, often manually), rather than a dynamic system that knows an item has temporarily left its place and should come back.</w:t>
      </w:r>
    </w:p>
    <w:p w14:paraId="71F0340B" w14:textId="77777777" w:rsidR="006420E1" w:rsidRPr="006420E1" w:rsidRDefault="006420E1" w:rsidP="006420E1">
      <w:r w:rsidRPr="006420E1">
        <w:rPr>
          <w:b/>
          <w:bCs/>
        </w:rPr>
        <w:t>2. Insurance and Enterprise Inventory Tools:</w:t>
      </w:r>
      <w:r w:rsidRPr="006420E1">
        <w:t xml:space="preserve"> Another category includes apps and systems designed for insurance documentation or business asset tracking, which sometimes intersect with this idea:</w:t>
      </w:r>
    </w:p>
    <w:p w14:paraId="27097778" w14:textId="77777777" w:rsidR="006420E1" w:rsidRPr="006420E1" w:rsidRDefault="006420E1" w:rsidP="006420E1">
      <w:pPr>
        <w:numPr>
          <w:ilvl w:val="0"/>
          <w:numId w:val="3"/>
        </w:numPr>
      </w:pPr>
      <w:r w:rsidRPr="006420E1">
        <w:rPr>
          <w:b/>
          <w:bCs/>
        </w:rPr>
        <w:t>NAIC Home Inventory App (U.S. Insurance Regulators):</w:t>
      </w:r>
      <w:r w:rsidRPr="006420E1">
        <w:t xml:space="preserve"> The National Association of Insurance Commissioners launched a home inventory app to help consumers document belongings for claims. It allows grouping items by room or category, photo uploading, and even scanning barcodes for accuracy. This app is </w:t>
      </w:r>
      <w:r w:rsidRPr="006420E1">
        <w:rPr>
          <w:b/>
          <w:bCs/>
        </w:rPr>
        <w:t>simple and manual</w:t>
      </w:r>
      <w:r w:rsidRPr="006420E1">
        <w:t xml:space="preserve"> – no advanced AI. It’s a government initiative to encourage preparedness, highlighting that systematic home inventories are valuable (especially with rising natural disasters).</w:t>
      </w:r>
    </w:p>
    <w:p w14:paraId="3138F89B" w14:textId="77777777" w:rsidR="006420E1" w:rsidRPr="006420E1" w:rsidRDefault="006420E1" w:rsidP="006420E1">
      <w:pPr>
        <w:numPr>
          <w:ilvl w:val="0"/>
          <w:numId w:val="3"/>
        </w:numPr>
      </w:pPr>
      <w:r w:rsidRPr="006420E1">
        <w:rPr>
          <w:b/>
          <w:bCs/>
        </w:rPr>
        <w:t>Claims AI / Kanda project:</w:t>
      </w:r>
      <w:r w:rsidRPr="006420E1">
        <w:t xml:space="preserve"> In 2024, an insurance-tech startup (Claims AI) partnered with Kanda Software to develop an app that lets homeowners </w:t>
      </w:r>
      <w:r w:rsidRPr="006420E1">
        <w:rPr>
          <w:b/>
          <w:bCs/>
        </w:rPr>
        <w:t>photograph rooms and automatically catalog possessions</w:t>
      </w:r>
      <w:r w:rsidRPr="006420E1">
        <w:t>. The goal is to streamline insurance claims by having a ready digital inventory. The “standout feature” will be an advanced AI engine handling image recognition and documentation. This project is in development, indicating insurers see value in automation here. It likely will not track item usage; rather it focuses on having a snapshot of assets pre- and post-incident.</w:t>
      </w:r>
    </w:p>
    <w:p w14:paraId="71A62D1E" w14:textId="77777777" w:rsidR="006420E1" w:rsidRPr="006420E1" w:rsidRDefault="006420E1" w:rsidP="006420E1">
      <w:pPr>
        <w:numPr>
          <w:ilvl w:val="0"/>
          <w:numId w:val="3"/>
        </w:numPr>
      </w:pPr>
      <w:r w:rsidRPr="006420E1">
        <w:rPr>
          <w:b/>
          <w:bCs/>
        </w:rPr>
        <w:t>Enterprise Asset Management with AI:</w:t>
      </w:r>
      <w:r w:rsidRPr="006420E1">
        <w:t xml:space="preserve"> Some business-focused systems like </w:t>
      </w:r>
      <w:r w:rsidRPr="006420E1">
        <w:rPr>
          <w:i/>
          <w:iCs/>
        </w:rPr>
        <w:t>Scanlily’s main app</w:t>
      </w:r>
      <w:r w:rsidRPr="006420E1">
        <w:t xml:space="preserve"> extend beyond home use. Scanlily (the parent of ShelfLily) offers inventory management with QR codes, GPS tracking of assets, reservations/booking of equipment, etc.. These are features aimed at organizations managing shared resources. For instance, Scanlily can let employees “check out” equipment and record its whereabouts (similar in spirit to your borrow/return idea, but in a professional context). It suggests that </w:t>
      </w:r>
      <w:r w:rsidRPr="006420E1">
        <w:rPr>
          <w:i/>
          <w:iCs/>
        </w:rPr>
        <w:t>the concept of tracking item custody</w:t>
      </w:r>
      <w:r w:rsidRPr="006420E1">
        <w:t xml:space="preserve"> exists in enterprise asset management, though usually via barcode/QR scans or RFID swipes when taking items, not automated via vision alone.</w:t>
      </w:r>
    </w:p>
    <w:p w14:paraId="0F1DDDCC" w14:textId="77777777" w:rsidR="006420E1" w:rsidRPr="006420E1" w:rsidRDefault="006420E1" w:rsidP="006420E1">
      <w:pPr>
        <w:numPr>
          <w:ilvl w:val="0"/>
          <w:numId w:val="3"/>
        </w:numPr>
      </w:pPr>
      <w:r w:rsidRPr="006420E1">
        <w:rPr>
          <w:b/>
          <w:bCs/>
        </w:rPr>
        <w:t>Warehouse/Retail Inventory Vision Systems:</w:t>
      </w:r>
      <w:r w:rsidRPr="006420E1">
        <w:t xml:space="preserve"> Large-scale deployments by companies like Amazon and Walmart use computer vision for inventory, albeit in different contexts. Amazon’s cashier-less </w:t>
      </w:r>
      <w:r w:rsidRPr="006420E1">
        <w:rPr>
          <w:b/>
          <w:bCs/>
        </w:rPr>
        <w:t>“Just Walk Out” stores (Amazon Go)</w:t>
      </w:r>
      <w:r w:rsidRPr="006420E1">
        <w:t xml:space="preserve"> use </w:t>
      </w:r>
      <w:r w:rsidRPr="006420E1">
        <w:rPr>
          <w:b/>
          <w:bCs/>
        </w:rPr>
        <w:t>hundreds of ceiling cameras and deep learning</w:t>
      </w:r>
      <w:r w:rsidRPr="006420E1">
        <w:t xml:space="preserve"> to track which products a shopper picks up or returns to the shelf in real time. This is an advanced, real-time inventory tracking system in a retail environment. It required heavy investment – the first Amazon Go store reportedly cost </w:t>
      </w:r>
      <w:r w:rsidRPr="006420E1">
        <w:rPr>
          <w:b/>
          <w:bCs/>
        </w:rPr>
        <w:t>over $1 million in hardware</w:t>
      </w:r>
      <w:r w:rsidRPr="006420E1">
        <w:t xml:space="preserve"> alone to outfit with sensors and cameras. While a store is not a home, this illustrates the upper bound of vision-based tracking tech (and its cost) when scaled to an entire space with full autonomy. It’s cutting-edge, but far from consumer-affordable at home.</w:t>
      </w:r>
    </w:p>
    <w:p w14:paraId="07D2A55E" w14:textId="77777777" w:rsidR="006420E1" w:rsidRPr="006420E1" w:rsidRDefault="006420E1" w:rsidP="006420E1">
      <w:r w:rsidRPr="006420E1">
        <w:rPr>
          <w:b/>
          <w:bCs/>
        </w:rPr>
        <w:lastRenderedPageBreak/>
        <w:t>3. Academic Research Prototypes:</w:t>
      </w:r>
      <w:r w:rsidRPr="006420E1">
        <w:t xml:space="preserve"> In parallel to commercial apps, researchers have explored </w:t>
      </w:r>
      <w:r w:rsidRPr="006420E1">
        <w:rPr>
          <w:b/>
          <w:bCs/>
        </w:rPr>
        <w:t>advanced and futuristic implementations</w:t>
      </w:r>
      <w:r w:rsidRPr="006420E1">
        <w:t xml:space="preserve"> of similar ideas:</w:t>
      </w:r>
    </w:p>
    <w:p w14:paraId="371EBADA" w14:textId="77777777" w:rsidR="006420E1" w:rsidRPr="006420E1" w:rsidRDefault="006420E1" w:rsidP="006420E1">
      <w:pPr>
        <w:numPr>
          <w:ilvl w:val="0"/>
          <w:numId w:val="4"/>
        </w:numPr>
      </w:pPr>
      <w:r w:rsidRPr="006420E1">
        <w:rPr>
          <w:b/>
          <w:bCs/>
        </w:rPr>
        <w:t>CamFi – Camera-Based Lost-Item Finder:</w:t>
      </w:r>
      <w:r w:rsidRPr="006420E1">
        <w:t xml:space="preserve"> CamFi is a prototype system described in research that uses </w:t>
      </w:r>
      <w:r w:rsidRPr="006420E1">
        <w:rPr>
          <w:b/>
          <w:bCs/>
        </w:rPr>
        <w:t>stationary cameras in the home to monitor objects</w:t>
      </w:r>
      <w:r w:rsidRPr="006420E1">
        <w:t xml:space="preserve"> and can even identify </w:t>
      </w:r>
      <w:r w:rsidRPr="006420E1">
        <w:rPr>
          <w:i/>
          <w:iCs/>
        </w:rPr>
        <w:t>who last interacted with an object</w:t>
      </w:r>
      <w:r w:rsidRPr="006420E1">
        <w:t xml:space="preserve">. It displays on a phone </w:t>
      </w:r>
      <w:r w:rsidRPr="006420E1">
        <w:rPr>
          <w:b/>
          <w:bCs/>
        </w:rPr>
        <w:t>what objects were seen and who last had them</w:t>
      </w:r>
      <w:r w:rsidRPr="006420E1">
        <w:t xml:space="preserve"> in multi-person households. This is aimed at the exact pain point of “Who took the scissors and where did they put them?” by using AI and fixed cameras. It’s a research project, tested with tech-savvy users, not a product – but it demonstrates the feasibility of tracking item movement and associating it with people.</w:t>
      </w:r>
    </w:p>
    <w:p w14:paraId="30F2FD69" w14:textId="77777777" w:rsidR="006420E1" w:rsidRPr="006420E1" w:rsidRDefault="006420E1" w:rsidP="006420E1">
      <w:pPr>
        <w:numPr>
          <w:ilvl w:val="0"/>
          <w:numId w:val="4"/>
        </w:numPr>
      </w:pPr>
      <w:r w:rsidRPr="006420E1">
        <w:rPr>
          <w:b/>
          <w:bCs/>
        </w:rPr>
        <w:t>MemPal – Wearable Memory Assistant:</w:t>
      </w:r>
      <w:r w:rsidRPr="006420E1">
        <w:t xml:space="preserve"> Another state-of-the-art concept, MemPal (from MIT Media Lab, 2025), is a </w:t>
      </w:r>
      <w:r w:rsidRPr="006420E1">
        <w:rPr>
          <w:b/>
          <w:bCs/>
        </w:rPr>
        <w:t>wearable AI assistant for older adults to find lost items</w:t>
      </w:r>
      <w:r w:rsidRPr="006420E1">
        <w:t xml:space="preserve">. A wearable camera (like smart glasses or a body-cam) continuously observes the person’s environment. A multimodal AI (combining vision with a Large Language Model) creates a </w:t>
      </w:r>
      <w:r w:rsidRPr="006420E1">
        <w:rPr>
          <w:i/>
          <w:iCs/>
        </w:rPr>
        <w:t>textual diary of where objects were seen and what the user did</w:t>
      </w:r>
      <w:r w:rsidRPr="006420E1">
        <w:t>, in real time. If the user forgets where they placed something, they can ask a voice assistant (“Where are my keys?”) and MemPal will recall the last seen location from its visual log. This is a highly innovative approach to the same problem – using continuous monitoring and AI to augment human memory. It showed positive results in trials with older adults, significantly reducing search time for lost items.</w:t>
      </w:r>
    </w:p>
    <w:p w14:paraId="74F0722B" w14:textId="77777777" w:rsidR="006420E1" w:rsidRPr="006420E1" w:rsidRDefault="006420E1" w:rsidP="006420E1">
      <w:pPr>
        <w:numPr>
          <w:ilvl w:val="0"/>
          <w:numId w:val="4"/>
        </w:numPr>
      </w:pPr>
      <w:r w:rsidRPr="006420E1">
        <w:rPr>
          <w:b/>
          <w:bCs/>
        </w:rPr>
        <w:t>Other Relevant Research:</w:t>
      </w:r>
      <w:r w:rsidRPr="006420E1">
        <w:t xml:space="preserve"> The field of </w:t>
      </w:r>
      <w:r w:rsidRPr="006420E1">
        <w:rPr>
          <w:b/>
          <w:bCs/>
        </w:rPr>
        <w:t>embodied AI and scene understanding</w:t>
      </w:r>
      <w:r w:rsidRPr="006420E1">
        <w:t xml:space="preserve"> is rich. For example, researchers have worked on </w:t>
      </w:r>
      <w:r w:rsidRPr="006420E1">
        <w:rPr>
          <w:b/>
          <w:bCs/>
        </w:rPr>
        <w:t>3D scene graph generation</w:t>
      </w:r>
      <w:r w:rsidRPr="006420E1">
        <w:t xml:space="preserve"> for households, allowing a robot or AI agent to maintain a structured memory of objects in a home. MIT’s RFusion project combined a robotic arm, camera, and RF RFID tags to physically retrieve lost items under piles – a bit beyond our scope, but shows cross-modal tracking. Another project “LocatAR” envisioned an AR headset that could highlight likely item locations in a shared space by also noting who was near the item last. Academic works also tackle multi-user environments, privacy in continuous sensing, and non-vision approaches (like smartwatches detecting item interactions via sound or motion).</w:t>
      </w:r>
    </w:p>
    <w:p w14:paraId="4758D155" w14:textId="77777777" w:rsidR="006420E1" w:rsidRPr="006420E1" w:rsidRDefault="006420E1" w:rsidP="006420E1">
      <w:r w:rsidRPr="006420E1">
        <w:rPr>
          <w:b/>
          <w:bCs/>
        </w:rPr>
        <w:t>4. Patents and Emerging Tech Initiatives:</w:t>
      </w:r>
      <w:r w:rsidRPr="006420E1">
        <w:t xml:space="preserve"> A number of </w:t>
      </w:r>
      <w:r w:rsidRPr="006420E1">
        <w:rPr>
          <w:b/>
          <w:bCs/>
        </w:rPr>
        <w:t>patents</w:t>
      </w:r>
      <w:r w:rsidRPr="006420E1">
        <w:t xml:space="preserve"> signal that both startups and big players have been thinking about automated inventory:</w:t>
      </w:r>
    </w:p>
    <w:p w14:paraId="35639181" w14:textId="77777777" w:rsidR="006420E1" w:rsidRPr="006420E1" w:rsidRDefault="006420E1" w:rsidP="006420E1">
      <w:pPr>
        <w:numPr>
          <w:ilvl w:val="0"/>
          <w:numId w:val="5"/>
        </w:numPr>
      </w:pPr>
      <w:r w:rsidRPr="006420E1">
        <w:t xml:space="preserve">A 2015 US patent application dubbed </w:t>
      </w:r>
      <w:r w:rsidRPr="006420E1">
        <w:rPr>
          <w:i/>
          <w:iCs/>
        </w:rPr>
        <w:t>“Fettered Nest”</w:t>
      </w:r>
      <w:r w:rsidRPr="006420E1">
        <w:t xml:space="preserve"> outlines a system of </w:t>
      </w:r>
      <w:r w:rsidRPr="006420E1">
        <w:rPr>
          <w:b/>
          <w:bCs/>
        </w:rPr>
        <w:t>fixed cameras throughout a home, continuously compiling an “irrefutable” item inventory</w:t>
      </w:r>
      <w:r w:rsidRPr="006420E1">
        <w:t xml:space="preserve">. It compares it to an indoor Street View – the cameras capture 360° views of rooms and identify objects via image processing, populating a database. The system was envisioned to sync with insurance companies automatically. This suggests the concept of an automated home inventory has been in the air for a while, though </w:t>
      </w:r>
      <w:r w:rsidRPr="006420E1">
        <w:lastRenderedPageBreak/>
        <w:t>such a system wasn’t commercially realized (likely due to cost, complexity, and privacy concerns of constant in-home cameras).</w:t>
      </w:r>
    </w:p>
    <w:p w14:paraId="47D1E3B8" w14:textId="77777777" w:rsidR="006420E1" w:rsidRPr="006420E1" w:rsidRDefault="006420E1" w:rsidP="006420E1">
      <w:pPr>
        <w:numPr>
          <w:ilvl w:val="0"/>
          <w:numId w:val="5"/>
        </w:numPr>
      </w:pPr>
      <w:r w:rsidRPr="006420E1">
        <w:t xml:space="preserve">A more recent patent (issued 2024) from an insurance industry context describes </w:t>
      </w:r>
      <w:r w:rsidRPr="006420E1">
        <w:rPr>
          <w:b/>
          <w:bCs/>
        </w:rPr>
        <w:t>“detecting items at a property” automatically</w:t>
      </w:r>
      <w:r w:rsidRPr="006420E1">
        <w:t xml:space="preserve">. It proposes an inventory detection system that can use </w:t>
      </w:r>
      <w:r w:rsidRPr="006420E1">
        <w:rPr>
          <w:i/>
          <w:iCs/>
        </w:rPr>
        <w:t>multiple data sources</w:t>
      </w:r>
      <w:r w:rsidRPr="006420E1">
        <w:t xml:space="preserve"> – images/video from devices or IoT cameras, </w:t>
      </w:r>
      <w:r w:rsidRPr="006420E1">
        <w:rPr>
          <w:b/>
          <w:bCs/>
        </w:rPr>
        <w:t>audio from smart speakers, even purchase transaction data – to infer what items you have and update your insured inventory</w:t>
      </w:r>
      <w:r w:rsidRPr="006420E1">
        <w:t xml:space="preserve">. For example, if you buy a new appliance (financial data), and a camera or your phone sees an unfamiliar object at home, it adds it to your inventory list. It even mentions sending notifications when new items are detected or when items are no longer present, tying into insurance policy updates in real time. This is very aligned with your idea’s </w:t>
      </w:r>
      <w:r w:rsidRPr="006420E1">
        <w:rPr>
          <w:i/>
          <w:iCs/>
        </w:rPr>
        <w:t>dynamic tracking</w:t>
      </w:r>
      <w:r w:rsidRPr="006420E1">
        <w:t>, although from an insurance premium perspective rather than daily use. The existence of such a patent (and others like Amazon’s 2019 “real-time inventory tracking using deep learning” for retail) underscores that automated inventory management is a hot area of innovation.</w:t>
      </w:r>
    </w:p>
    <w:p w14:paraId="5A19EC39" w14:textId="77777777" w:rsidR="006420E1" w:rsidRPr="006420E1" w:rsidRDefault="006420E1" w:rsidP="006420E1">
      <w:r w:rsidRPr="006420E1">
        <w:rPr>
          <w:b/>
          <w:bCs/>
        </w:rPr>
        <w:t>5. IoT and Tag-Based Solutions:</w:t>
      </w:r>
      <w:r w:rsidRPr="006420E1">
        <w:t xml:space="preserve"> Outside of pure vision, some products use IoT tags for tracking personal items (though typically for finding lost items, not maintaining a structured inventory):</w:t>
      </w:r>
    </w:p>
    <w:p w14:paraId="2F883381" w14:textId="77777777" w:rsidR="006420E1" w:rsidRPr="006420E1" w:rsidRDefault="006420E1" w:rsidP="006420E1">
      <w:pPr>
        <w:numPr>
          <w:ilvl w:val="0"/>
          <w:numId w:val="6"/>
        </w:numPr>
      </w:pPr>
      <w:r w:rsidRPr="006420E1">
        <w:rPr>
          <w:b/>
          <w:bCs/>
        </w:rPr>
        <w:t>Bluetooth Trackers (Tile, AirTag):</w:t>
      </w:r>
      <w:r w:rsidRPr="006420E1">
        <w:t xml:space="preserve"> These help locate a missing item by attaching a tag that your phone can detect. They don’t maintain an inventory list, but they provide </w:t>
      </w:r>
      <w:r w:rsidRPr="006420E1">
        <w:rPr>
          <w:i/>
          <w:iCs/>
        </w:rPr>
        <w:t>real-time location of tagged items</w:t>
      </w:r>
      <w:r w:rsidRPr="006420E1">
        <w:t>. Some home organizers do stick these on frequently misplaced items (keys, remotes). However, using tags for every object in a home is expensive and cumbersome at scale.</w:t>
      </w:r>
    </w:p>
    <w:p w14:paraId="172CABD1" w14:textId="77777777" w:rsidR="006420E1" w:rsidRPr="006420E1" w:rsidRDefault="006420E1" w:rsidP="006420E1">
      <w:pPr>
        <w:numPr>
          <w:ilvl w:val="0"/>
          <w:numId w:val="6"/>
        </w:numPr>
      </w:pPr>
      <w:r w:rsidRPr="006420E1">
        <w:rPr>
          <w:b/>
          <w:bCs/>
        </w:rPr>
        <w:t>RFID/NFC in storage:</w:t>
      </w:r>
      <w:r w:rsidRPr="006420E1">
        <w:t xml:space="preserve"> Enterprises use RFID-tagged items with scanning stations for inventory. A home analog would be smart cabinets that detect items via RFID. Patents like MIT’s RFusion or other systems combine RFID with vision (the RFID tells </w:t>
      </w:r>
      <w:r w:rsidRPr="006420E1">
        <w:rPr>
          <w:i/>
          <w:iCs/>
        </w:rPr>
        <w:t>something</w:t>
      </w:r>
      <w:r w:rsidRPr="006420E1">
        <w:t xml:space="preserve"> is there even if hidden, and camera confirms what). There aren’t consumer products that do this out-of-the-box for general home use yet, but the concept is technically feasible.</w:t>
      </w:r>
    </w:p>
    <w:p w14:paraId="27C81D23" w14:textId="77777777" w:rsidR="006420E1" w:rsidRPr="006420E1" w:rsidRDefault="006420E1" w:rsidP="006420E1">
      <w:r w:rsidRPr="006420E1">
        <w:rPr>
          <w:b/>
          <w:bCs/>
        </w:rPr>
        <w:t>Summary of What They’re Doing and How:</w:t>
      </w:r>
      <w:r w:rsidRPr="006420E1">
        <w:t xml:space="preserve"> In general, existing solutions </w:t>
      </w:r>
      <w:r w:rsidRPr="006420E1">
        <w:rPr>
          <w:b/>
          <w:bCs/>
        </w:rPr>
        <w:t>focus on cataloging “what is where”</w:t>
      </w:r>
      <w:r w:rsidRPr="006420E1">
        <w:t xml:space="preserve"> in a home, using a mix of methods:</w:t>
      </w:r>
    </w:p>
    <w:p w14:paraId="431281A2" w14:textId="77777777" w:rsidR="006420E1" w:rsidRPr="006420E1" w:rsidRDefault="006420E1" w:rsidP="006420E1">
      <w:pPr>
        <w:numPr>
          <w:ilvl w:val="0"/>
          <w:numId w:val="7"/>
        </w:numPr>
      </w:pPr>
      <w:r w:rsidRPr="006420E1">
        <w:rPr>
          <w:i/>
          <w:iCs/>
        </w:rPr>
        <w:t>Computer Vision (AI image recognition):</w:t>
      </w:r>
      <w:r w:rsidRPr="006420E1">
        <w:t xml:space="preserve"> The most common approach in new apps – using models to identify objects in photos. Likely tools include CNN or Transformer-based detectors (e.g. Google Cloud Vision, YOLO, DETR, or CLIP-like models). For instance, HomeZada and MyThings don’t publicize their specific models, but </w:t>
      </w:r>
      <w:r w:rsidRPr="006420E1">
        <w:rPr>
          <w:b/>
          <w:bCs/>
        </w:rPr>
        <w:t>MovingBox explicitly mentions using OpenAI’s vision capabilities</w:t>
      </w:r>
      <w:r w:rsidRPr="006420E1">
        <w:t xml:space="preserve"> (likely GPT-4 Vision or CLIP via API) to recognize items and estimate value. ShelfLily references using its “AI knowledge” plus external databases, which suggests a combination of image </w:t>
      </w:r>
      <w:r w:rsidRPr="006420E1">
        <w:lastRenderedPageBreak/>
        <w:t>recognition and lookups (they might identify an item’s name via vision, then query a database for details/pricing).</w:t>
      </w:r>
    </w:p>
    <w:p w14:paraId="38040D5A" w14:textId="77777777" w:rsidR="006420E1" w:rsidRPr="006420E1" w:rsidRDefault="006420E1" w:rsidP="006420E1">
      <w:pPr>
        <w:numPr>
          <w:ilvl w:val="0"/>
          <w:numId w:val="7"/>
        </w:numPr>
      </w:pPr>
      <w:r w:rsidRPr="006420E1">
        <w:rPr>
          <w:i/>
          <w:iCs/>
        </w:rPr>
        <w:t>User Input Aids:</w:t>
      </w:r>
      <w:r w:rsidRPr="006420E1">
        <w:t xml:space="preserve"> Many apps still rely on the user to refine or confirm data. For example, scanning </w:t>
      </w:r>
      <w:r w:rsidRPr="006420E1">
        <w:rPr>
          <w:b/>
          <w:bCs/>
        </w:rPr>
        <w:t>barcodes</w:t>
      </w:r>
      <w:r w:rsidRPr="006420E1">
        <w:t xml:space="preserve"> (NAIC app, or ShelfLily for books via ISBN) is used where possible because it’s highly accurate. SnapFind’s QR-coded bins require a bit of setup but ensure that each bin’s photo is correctly tied to a location ID. These methods complement pure vision to improve accuracy.</w:t>
      </w:r>
    </w:p>
    <w:p w14:paraId="0E8105F2" w14:textId="77777777" w:rsidR="006420E1" w:rsidRPr="006420E1" w:rsidRDefault="006420E1" w:rsidP="006420E1">
      <w:pPr>
        <w:numPr>
          <w:ilvl w:val="0"/>
          <w:numId w:val="7"/>
        </w:numPr>
      </w:pPr>
      <w:r w:rsidRPr="006420E1">
        <w:rPr>
          <w:i/>
          <w:iCs/>
        </w:rPr>
        <w:t>Cloud vs On-Device:</w:t>
      </w:r>
      <w:r w:rsidRPr="006420E1">
        <w:t xml:space="preserve"> Deployment-wise, most apps perform AI processing in the </w:t>
      </w:r>
      <w:r w:rsidRPr="006420E1">
        <w:rPr>
          <w:b/>
          <w:bCs/>
        </w:rPr>
        <w:t>cloud</w:t>
      </w:r>
      <w:r w:rsidRPr="006420E1">
        <w:t xml:space="preserve"> due to the heavy compute of image recognition. For instance, sending images to a server or using cloud APIs (OpenAI, Google, etc.) is common – which has cost implications (discussed below). Some apps (especially on iOS) could leverage on-device frameworks (like Apple’s Vision or CoreML models) for basic detection to reduce cloud calls. KeepTrack and MovingBox being iOS might lean on on-device ML for speed, but given they extract specific details and values, they likely use cloud for sophisticated tasks. Privacy and speed trade-offs are considered; a few advertise that data stays on device or is encrypted.</w:t>
      </w:r>
    </w:p>
    <w:p w14:paraId="06CDDD00" w14:textId="77777777" w:rsidR="006420E1" w:rsidRPr="006420E1" w:rsidRDefault="006420E1" w:rsidP="006420E1">
      <w:pPr>
        <w:numPr>
          <w:ilvl w:val="0"/>
          <w:numId w:val="7"/>
        </w:numPr>
      </w:pPr>
      <w:r w:rsidRPr="006420E1">
        <w:rPr>
          <w:i/>
          <w:iCs/>
        </w:rPr>
        <w:t>Hierarchy and Graph Structuring:</w:t>
      </w:r>
      <w:r w:rsidRPr="006420E1">
        <w:t xml:space="preserve"> Apps allow organizing by </w:t>
      </w:r>
      <w:r w:rsidRPr="006420E1">
        <w:rPr>
          <w:b/>
          <w:bCs/>
        </w:rPr>
        <w:t>room -&gt; container -&gt; item</w:t>
      </w:r>
      <w:r w:rsidRPr="006420E1">
        <w:t xml:space="preserve">, but usually the </w:t>
      </w:r>
      <w:r w:rsidRPr="006420E1">
        <w:rPr>
          <w:i/>
          <w:iCs/>
        </w:rPr>
        <w:t>user</w:t>
      </w:r>
      <w:r w:rsidRPr="006420E1">
        <w:t xml:space="preserve"> defines those relationships. For example, you create a “Kitchen – Pantry – Shelf 1” and assign items. </w:t>
      </w:r>
      <w:r w:rsidRPr="006420E1">
        <w:rPr>
          <w:b/>
          <w:bCs/>
        </w:rPr>
        <w:t>Automatic inference of containment (what’s inside what)</w:t>
      </w:r>
      <w:r w:rsidRPr="006420E1">
        <w:t xml:space="preserve"> is still rudimentary in most apps. Your idea of an AI building a complete graph of “room -&gt; furniture -&gt; drawer -&gt; item” automatically is cutting-edge. At best, current apps might guess the room from context (e.g., see a fridge = likely kitchen) and allow you to tag container names manually. The </w:t>
      </w:r>
      <w:r w:rsidRPr="006420E1">
        <w:rPr>
          <w:b/>
          <w:bCs/>
        </w:rPr>
        <w:t>patented Fettered Nest</w:t>
      </w:r>
      <w:r w:rsidRPr="006420E1">
        <w:t xml:space="preserve"> system did propose using multiple cameras to detect if an item is on a shelf or inside a cabinet by scanning different angles, but that’s not in consumer apps yet.</w:t>
      </w:r>
    </w:p>
    <w:p w14:paraId="22A3F270" w14:textId="77777777" w:rsidR="006420E1" w:rsidRPr="006420E1" w:rsidRDefault="006420E1" w:rsidP="006420E1">
      <w:pPr>
        <w:numPr>
          <w:ilvl w:val="0"/>
          <w:numId w:val="7"/>
        </w:numPr>
      </w:pPr>
      <w:r w:rsidRPr="006420E1">
        <w:rPr>
          <w:i/>
          <w:iCs/>
        </w:rPr>
        <w:t>Notification and Tracking Mechanisms:</w:t>
      </w:r>
      <w:r w:rsidRPr="006420E1">
        <w:t xml:space="preserve"> Importantly, </w:t>
      </w:r>
      <w:r w:rsidRPr="006420E1">
        <w:rPr>
          <w:b/>
          <w:bCs/>
        </w:rPr>
        <w:t>no existing consumer app implements a robust “taken/returned” tracking system with real-time notifications</w:t>
      </w:r>
      <w:r w:rsidRPr="006420E1">
        <w:t xml:space="preserve">. This is a major gap your project addresses. Some enterprise systems (like an equipment checkout system) have the concept of checking out an item to a person, but it’s usually a manual status change and often uses barcode scans. The idea of a </w:t>
      </w:r>
      <w:r w:rsidRPr="006420E1">
        <w:rPr>
          <w:i/>
          <w:iCs/>
        </w:rPr>
        <w:t>persistent reminder until an item is back in its original place</w:t>
      </w:r>
      <w:r w:rsidRPr="006420E1">
        <w:t xml:space="preserve"> is novel in the home context. It would likely require either user compliance (marking it taken/returned, as you described) or sensing (which is hard – perhaps using a smart tag or computer vision to notice an empty spot). None of the apps we surveyed sends a nagging reminder that “Item X has been out of place for 3 days, please return it.” Your concept is unique in focusing on </w:t>
      </w:r>
      <w:r w:rsidRPr="006420E1">
        <w:rPr>
          <w:b/>
          <w:bCs/>
        </w:rPr>
        <w:t>behavioral workflow (borrow/return)</w:t>
      </w:r>
      <w:r w:rsidRPr="006420E1">
        <w:t xml:space="preserve"> in addition to static inventory.</w:t>
      </w:r>
    </w:p>
    <w:p w14:paraId="06987753" w14:textId="77777777" w:rsidR="006420E1" w:rsidRPr="006420E1" w:rsidRDefault="006420E1" w:rsidP="006420E1">
      <w:pPr>
        <w:rPr>
          <w:b/>
          <w:bCs/>
        </w:rPr>
      </w:pPr>
      <w:r w:rsidRPr="006420E1">
        <w:rPr>
          <w:b/>
          <w:bCs/>
        </w:rPr>
        <w:t>Technical Implementation Approaches (Tools &amp; Deployment)</w:t>
      </w:r>
    </w:p>
    <w:p w14:paraId="22266D51" w14:textId="77777777" w:rsidR="006420E1" w:rsidRPr="006420E1" w:rsidRDefault="006420E1" w:rsidP="006420E1">
      <w:r w:rsidRPr="006420E1">
        <w:lastRenderedPageBreak/>
        <w:t xml:space="preserve">Existing projects employ a range of </w:t>
      </w:r>
      <w:r w:rsidRPr="006420E1">
        <w:rPr>
          <w:b/>
          <w:bCs/>
        </w:rPr>
        <w:t>AI and tech tools</w:t>
      </w:r>
      <w:r w:rsidRPr="006420E1">
        <w:t xml:space="preserve"> to achieve their features:</w:t>
      </w:r>
    </w:p>
    <w:p w14:paraId="373C7ED0" w14:textId="77777777" w:rsidR="006420E1" w:rsidRPr="006420E1" w:rsidRDefault="006420E1" w:rsidP="006420E1">
      <w:pPr>
        <w:numPr>
          <w:ilvl w:val="0"/>
          <w:numId w:val="8"/>
        </w:numPr>
      </w:pPr>
      <w:r w:rsidRPr="006420E1">
        <w:rPr>
          <w:b/>
          <w:bCs/>
        </w:rPr>
        <w:t>Computer Vision Models:</w:t>
      </w:r>
      <w:r w:rsidRPr="006420E1">
        <w:t xml:space="preserve"> Object detection and image classification are at the heart. Many likely use pre-trained models or services. For example, apps that mention identifying </w:t>
      </w:r>
      <w:r w:rsidRPr="006420E1">
        <w:rPr>
          <w:i/>
          <w:iCs/>
        </w:rPr>
        <w:t>any</w:t>
      </w:r>
      <w:r w:rsidRPr="006420E1">
        <w:t xml:space="preserve"> item in a photo might use a general model like Google Cloud Vision (which can label thousands of common objects) or a custom YOLO/ResNet model. More advanced ones (MovingBox, KeepTrack) hint at recognizing specific make/model – likely via services like OpenAI’s vision or Microsoft’s Azure Cognitive Services, which can do image-to-text descriptions. HomeZada’s description suggests a custom “Homeowner AI” pipeline, possibly fine-tuned for home environments (it even identifies building materials or fixtures for home value estimates). </w:t>
      </w:r>
      <w:r w:rsidRPr="006420E1">
        <w:rPr>
          <w:b/>
          <w:bCs/>
        </w:rPr>
        <w:t>Segment Anything Model (SAM)</w:t>
      </w:r>
      <w:r w:rsidRPr="006420E1">
        <w:t xml:space="preserve"> or similar could be used to isolate objects in cluttered scenes before identification, though not explicitly stated.</w:t>
      </w:r>
    </w:p>
    <w:p w14:paraId="26D9C8DB" w14:textId="77777777" w:rsidR="006420E1" w:rsidRPr="006420E1" w:rsidRDefault="006420E1" w:rsidP="006420E1">
      <w:pPr>
        <w:numPr>
          <w:ilvl w:val="0"/>
          <w:numId w:val="8"/>
        </w:numPr>
      </w:pPr>
      <w:r w:rsidRPr="006420E1">
        <w:rPr>
          <w:b/>
          <w:bCs/>
        </w:rPr>
        <w:t>External Data Integration:</w:t>
      </w:r>
      <w:r w:rsidRPr="006420E1">
        <w:t xml:space="preserve"> When identifying consumer products (books, games, electronics), apps use external APIs. ShelfLily’s ability to pull book authors or game play times implies it identifies the item (maybe by cover or logo recognition) then queries something like Google Books API or BoardGameGeek database. This mix of AI and traditional database lookup increases accuracy and detail.</w:t>
      </w:r>
    </w:p>
    <w:p w14:paraId="0BFB447E" w14:textId="77777777" w:rsidR="006420E1" w:rsidRPr="006420E1" w:rsidRDefault="006420E1" w:rsidP="006420E1">
      <w:pPr>
        <w:numPr>
          <w:ilvl w:val="0"/>
          <w:numId w:val="8"/>
        </w:numPr>
      </w:pPr>
      <w:r w:rsidRPr="006420E1">
        <w:rPr>
          <w:b/>
          <w:bCs/>
        </w:rPr>
        <w:t>Natural Language Interface:</w:t>
      </w:r>
      <w:r w:rsidRPr="006420E1">
        <w:t xml:space="preserve"> A few new apps support querying your inventory in plain language. ShelfLily, for example, lets you ask questions like “Which of my games are for 6 players and &lt;30 minutes?” and it will filter accordingly. This likely uses an embedded language model or cloud NLP that interprets the question against item metadata. It’s not directly related to tracking items’ location, but it shows how AI can make the inventory more useful.</w:t>
      </w:r>
    </w:p>
    <w:p w14:paraId="417F3B76" w14:textId="77777777" w:rsidR="006420E1" w:rsidRPr="006420E1" w:rsidRDefault="006420E1" w:rsidP="006420E1">
      <w:pPr>
        <w:numPr>
          <w:ilvl w:val="0"/>
          <w:numId w:val="8"/>
        </w:numPr>
      </w:pPr>
      <w:r w:rsidRPr="006420E1">
        <w:rPr>
          <w:b/>
          <w:bCs/>
        </w:rPr>
        <w:t>Platforms &amp; Deployment:</w:t>
      </w:r>
      <w:r w:rsidRPr="006420E1">
        <w:t xml:space="preserve"> Most solutions are </w:t>
      </w:r>
      <w:r w:rsidRPr="006420E1">
        <w:rPr>
          <w:b/>
          <w:bCs/>
        </w:rPr>
        <w:t>mobile apps (iOS/Android)</w:t>
      </w:r>
      <w:r w:rsidRPr="006420E1">
        <w:t xml:space="preserve"> with cloud backends. The mobile device handles capturing photos (or scanning QR codes) and user input, then the heavy AI processing happens on a server or via cloud API. The processed data (recognized item names, etc.) returns to the app for user confirmation and storage in a database (usually cloud DB for sync). Some players, like HomeZada, offer a web interface too, indicating a cloud-based SaaS platform behind the scenes. The choice of </w:t>
      </w:r>
      <w:r w:rsidRPr="006420E1">
        <w:rPr>
          <w:b/>
          <w:bCs/>
        </w:rPr>
        <w:t>Graph Database vs Relational:</w:t>
      </w:r>
      <w:r w:rsidRPr="006420E1">
        <w:t xml:space="preserve"> For representing the “home graph” of locations and items, a graph database (like Neo4j) is ideal due to hierarchical relationships. It’s not confirmed which each app uses internally, but that would be a sensible choice for implementing “what is inside what” queries efficiently.</w:t>
      </w:r>
    </w:p>
    <w:p w14:paraId="491905B8" w14:textId="77777777" w:rsidR="006420E1" w:rsidRPr="006420E1" w:rsidRDefault="006420E1" w:rsidP="006420E1">
      <w:pPr>
        <w:numPr>
          <w:ilvl w:val="0"/>
          <w:numId w:val="8"/>
        </w:numPr>
      </w:pPr>
      <w:r w:rsidRPr="006420E1">
        <w:rPr>
          <w:b/>
          <w:bCs/>
        </w:rPr>
        <w:t>AR and Vision on Device:</w:t>
      </w:r>
      <w:r w:rsidRPr="006420E1">
        <w:t xml:space="preserve"> While few if any current inventory apps use AR for object finding, the technology is available. Apps like MagicPlan (for creating floor plans in AR) show that capturing a room’s dimensions and layout via ARKit/LiDAR is feasible on modern phones. It wouldn’t be a stretch for a future version of an inventory app </w:t>
      </w:r>
      <w:r w:rsidRPr="006420E1">
        <w:lastRenderedPageBreak/>
        <w:t xml:space="preserve">to use AR to </w:t>
      </w:r>
      <w:r w:rsidRPr="006420E1">
        <w:rPr>
          <w:b/>
          <w:bCs/>
        </w:rPr>
        <w:t>overlay item locations</w:t>
      </w:r>
      <w:r w:rsidRPr="006420E1">
        <w:t xml:space="preserve"> (e.g., an AR arrow pointing to the cabinet where an item belongs). In research, </w:t>
      </w:r>
      <w:r w:rsidRPr="006420E1">
        <w:rPr>
          <w:i/>
          <w:iCs/>
        </w:rPr>
        <w:t>LocatAR</w:t>
      </w:r>
      <w:r w:rsidRPr="006420E1">
        <w:t xml:space="preserve"> (2023) did exactly that in a lab setting – an AR headset showed arrows to guide users to objects in a shared space. No mainstream app has integrated this yet (likely due to complexity and that not all users have AR glasses), but ARCore/ARKit on phones could be a stepping stone (holding up your phone and seeing markers where stuff should be).</w:t>
      </w:r>
    </w:p>
    <w:p w14:paraId="5FFD343D" w14:textId="77777777" w:rsidR="006420E1" w:rsidRPr="006420E1" w:rsidRDefault="006420E1" w:rsidP="006420E1">
      <w:pPr>
        <w:numPr>
          <w:ilvl w:val="0"/>
          <w:numId w:val="8"/>
        </w:numPr>
      </w:pPr>
      <w:r w:rsidRPr="006420E1">
        <w:rPr>
          <w:b/>
          <w:bCs/>
        </w:rPr>
        <w:t>IoT Integration:</w:t>
      </w:r>
      <w:r w:rsidRPr="006420E1">
        <w:t xml:space="preserve"> Some solutions mention IoT. The patent from 2024 describes using smart home sensors – for example, a </w:t>
      </w:r>
      <w:r w:rsidRPr="006420E1">
        <w:rPr>
          <w:b/>
          <w:bCs/>
        </w:rPr>
        <w:t>smart speaker’s microphone</w:t>
      </w:r>
      <w:r w:rsidRPr="006420E1">
        <w:t xml:space="preserve"> could detect audio cues of a device, or a </w:t>
      </w:r>
      <w:r w:rsidRPr="006420E1">
        <w:rPr>
          <w:b/>
          <w:bCs/>
        </w:rPr>
        <w:t>router detecting a new device</w:t>
      </w:r>
      <w:r w:rsidRPr="006420E1">
        <w:t xml:space="preserve"> on WiFi to guess a new electronic was brought home. While this is quite advanced and speculative, it shows the range of tools: audio analysis, network scans, even thermal sensors (e.g., a thermal sensor could detect a frequently used spot, hinting an item might be there). Your project could, in the future, incorporate IoT signals (e.g., a BLE tag on a high-value item that signals when it’s away from home). But initially, the core is likely to be vision + manual logging.</w:t>
      </w:r>
    </w:p>
    <w:p w14:paraId="0FCA048B" w14:textId="77777777" w:rsidR="006420E1" w:rsidRPr="006420E1" w:rsidRDefault="006420E1" w:rsidP="006420E1">
      <w:pPr>
        <w:numPr>
          <w:ilvl w:val="0"/>
          <w:numId w:val="8"/>
        </w:numPr>
      </w:pPr>
      <w:r w:rsidRPr="006420E1">
        <w:rPr>
          <w:b/>
          <w:bCs/>
        </w:rPr>
        <w:t>Where and How They’re Deployed:</w:t>
      </w:r>
      <w:r w:rsidRPr="006420E1">
        <w:t xml:space="preserve"> To summarize:</w:t>
      </w:r>
    </w:p>
    <w:p w14:paraId="541D100D" w14:textId="77777777" w:rsidR="006420E1" w:rsidRPr="006420E1" w:rsidRDefault="006420E1" w:rsidP="006420E1">
      <w:pPr>
        <w:numPr>
          <w:ilvl w:val="1"/>
          <w:numId w:val="8"/>
        </w:numPr>
      </w:pPr>
      <w:r w:rsidRPr="006420E1">
        <w:rPr>
          <w:i/>
          <w:iCs/>
        </w:rPr>
        <w:t>Mobile-centric deployment</w:t>
      </w:r>
      <w:r w:rsidRPr="006420E1">
        <w:t xml:space="preserve"> is the norm (leveraging smartphone cameras for input, phone apps for interface).</w:t>
      </w:r>
    </w:p>
    <w:p w14:paraId="79FDAE77" w14:textId="77777777" w:rsidR="006420E1" w:rsidRPr="006420E1" w:rsidRDefault="006420E1" w:rsidP="006420E1">
      <w:pPr>
        <w:numPr>
          <w:ilvl w:val="1"/>
          <w:numId w:val="8"/>
        </w:numPr>
      </w:pPr>
      <w:r w:rsidRPr="006420E1">
        <w:rPr>
          <w:i/>
          <w:iCs/>
        </w:rPr>
        <w:t>Cloud AI services</w:t>
      </w:r>
      <w:r w:rsidRPr="006420E1">
        <w:t xml:space="preserve"> handle the heavy lifting (with costs either passed to the user via subscriptions or limited free tiers).</w:t>
      </w:r>
    </w:p>
    <w:p w14:paraId="141B1314" w14:textId="77777777" w:rsidR="006420E1" w:rsidRPr="006420E1" w:rsidRDefault="006420E1" w:rsidP="006420E1">
      <w:pPr>
        <w:numPr>
          <w:ilvl w:val="1"/>
          <w:numId w:val="8"/>
        </w:numPr>
      </w:pPr>
      <w:r w:rsidRPr="006420E1">
        <w:rPr>
          <w:i/>
          <w:iCs/>
        </w:rPr>
        <w:t>Web/PC interfaces</w:t>
      </w:r>
      <w:r w:rsidRPr="006420E1">
        <w:t xml:space="preserve"> exist for some (since typing on a computer or uploading DSLR photos might be useful for large inventories).</w:t>
      </w:r>
    </w:p>
    <w:p w14:paraId="6DB7A5E1" w14:textId="77777777" w:rsidR="006420E1" w:rsidRPr="006420E1" w:rsidRDefault="006420E1" w:rsidP="006420E1">
      <w:pPr>
        <w:numPr>
          <w:ilvl w:val="1"/>
          <w:numId w:val="8"/>
        </w:numPr>
      </w:pPr>
      <w:r w:rsidRPr="006420E1">
        <w:rPr>
          <w:i/>
          <w:iCs/>
        </w:rPr>
        <w:t>Security &amp; Privacy:</w:t>
      </w:r>
      <w:r w:rsidRPr="006420E1">
        <w:t xml:space="preserve"> Given these apps deal with sensitive data (photos inside your home, lists of valuables), they deploy standard security: encryption in transit, cloud storage security, and often allow data export or deletion. Privacy policies indicate whether data is shared; many claim no sharing with third parties. This is an important implementation detail: </w:t>
      </w:r>
      <w:r w:rsidRPr="006420E1">
        <w:rPr>
          <w:b/>
          <w:bCs/>
        </w:rPr>
        <w:t>users’ trust</w:t>
      </w:r>
      <w:r w:rsidRPr="006420E1">
        <w:t xml:space="preserve"> will depend on how safe their home data is.</w:t>
      </w:r>
    </w:p>
    <w:p w14:paraId="39638ABF" w14:textId="77777777" w:rsidR="006420E1" w:rsidRPr="006420E1" w:rsidRDefault="006420E1" w:rsidP="006420E1">
      <w:pPr>
        <w:rPr>
          <w:b/>
          <w:bCs/>
        </w:rPr>
      </w:pPr>
      <w:r w:rsidRPr="006420E1">
        <w:rPr>
          <w:b/>
          <w:bCs/>
        </w:rPr>
        <w:t>Cost Considerations: Implementation at Different Scales</w:t>
      </w:r>
    </w:p>
    <w:p w14:paraId="3ACE8B57" w14:textId="77777777" w:rsidR="006420E1" w:rsidRPr="006420E1" w:rsidRDefault="006420E1" w:rsidP="006420E1">
      <w:r w:rsidRPr="006420E1">
        <w:t xml:space="preserve">Estimating cost for building and deploying this system requires looking at multiple levels – from developing the application to scaling it for many users. Below is a breakdown of costs and factors, from a </w:t>
      </w:r>
      <w:r w:rsidRPr="006420E1">
        <w:rPr>
          <w:b/>
          <w:bCs/>
        </w:rPr>
        <w:t>single-household (local) scenario</w:t>
      </w:r>
      <w:r w:rsidRPr="006420E1">
        <w:t xml:space="preserve"> up to a </w:t>
      </w:r>
      <w:r w:rsidRPr="006420E1">
        <w:rPr>
          <w:b/>
          <w:bCs/>
        </w:rPr>
        <w:t>city-wide or global deployment</w:t>
      </w:r>
      <w:r w:rsidRPr="006420E1">
        <w:t>:</w:t>
      </w:r>
    </w:p>
    <w:p w14:paraId="20C46D29" w14:textId="77777777" w:rsidR="006420E1" w:rsidRPr="006420E1" w:rsidRDefault="006420E1" w:rsidP="006420E1">
      <w:pPr>
        <w:numPr>
          <w:ilvl w:val="0"/>
          <w:numId w:val="9"/>
        </w:numPr>
      </w:pPr>
      <w:r w:rsidRPr="006420E1">
        <w:rPr>
          <w:b/>
          <w:bCs/>
        </w:rPr>
        <w:t>Development Cost (One-Time Build):</w:t>
      </w:r>
      <w:r w:rsidRPr="006420E1">
        <w:t xml:space="preserve"> Creating an AI-driven app like this is a significant software project. Industry estimates for developing a robust AI application range widely </w:t>
      </w:r>
      <w:r w:rsidRPr="006420E1">
        <w:rPr>
          <w:b/>
          <w:bCs/>
        </w:rPr>
        <w:t>from around $50,000 up to $500,000</w:t>
      </w:r>
      <w:r w:rsidRPr="006420E1">
        <w:t xml:space="preserve"> (USD) depending on complexity. A basic MVP (minimal viable product) with core features (photo capture, AI </w:t>
      </w:r>
      <w:r w:rsidRPr="006420E1">
        <w:lastRenderedPageBreak/>
        <w:t xml:space="preserve">recognition, database, simple UI) might be on the lower end if using mostly off-the-shelf models. However, implementing advanced features – e.g. a custom vision model for home scenes, AR modules, multi-user sync, and rigorous testing – pushes toward the higher end. This includes paying developers, designers, and AI engineers. For context, a </w:t>
      </w:r>
      <w:r w:rsidRPr="006420E1">
        <w:rPr>
          <w:b/>
          <w:bCs/>
        </w:rPr>
        <w:t>mid-range AI app</w:t>
      </w:r>
      <w:r w:rsidRPr="006420E1">
        <w:t xml:space="preserve"> typically takes a small team (~4-6 people) several months; if we assume ~6 months development at an average burn of $10k per month per developer (fully loaded cost), that’s on the order of $200k. Using pre-built AI APIs can cut development time but adds to operational cost (API fees). Building custom models increases up-front cost (data collection, training on GPUs) but might lower per-use cost later if you host your own models.</w:t>
      </w:r>
    </w:p>
    <w:p w14:paraId="2A9C8E98" w14:textId="77777777" w:rsidR="006420E1" w:rsidRPr="006420E1" w:rsidRDefault="006420E1" w:rsidP="006420E1">
      <w:pPr>
        <w:numPr>
          <w:ilvl w:val="0"/>
          <w:numId w:val="9"/>
        </w:numPr>
      </w:pPr>
      <w:r w:rsidRPr="006420E1">
        <w:rPr>
          <w:b/>
          <w:bCs/>
        </w:rPr>
        <w:t>Local (Single Household) Deployment:</w:t>
      </w:r>
      <w:r w:rsidRPr="006420E1">
        <w:t xml:space="preserve"> If one were implementing this just for a single home (say as a bespoke solution), costs would include:</w:t>
      </w:r>
    </w:p>
    <w:p w14:paraId="531728BF" w14:textId="77777777" w:rsidR="006420E1" w:rsidRPr="006420E1" w:rsidRDefault="006420E1" w:rsidP="006420E1">
      <w:pPr>
        <w:numPr>
          <w:ilvl w:val="1"/>
          <w:numId w:val="9"/>
        </w:numPr>
      </w:pPr>
      <w:r w:rsidRPr="006420E1">
        <w:t xml:space="preserve">A device with a good camera (a modern smartphone suffices, or dedicated cameras as in the </w:t>
      </w:r>
      <w:r w:rsidRPr="006420E1">
        <w:rPr>
          <w:i/>
          <w:iCs/>
        </w:rPr>
        <w:t>Fettered Nest</w:t>
      </w:r>
      <w:r w:rsidRPr="006420E1">
        <w:t xml:space="preserve"> concept which envisioned 360° cameras in every room – but that’s likely overkill today).</w:t>
      </w:r>
    </w:p>
    <w:p w14:paraId="3A8304D3" w14:textId="77777777" w:rsidR="006420E1" w:rsidRPr="006420E1" w:rsidRDefault="006420E1" w:rsidP="006420E1">
      <w:pPr>
        <w:numPr>
          <w:ilvl w:val="1"/>
          <w:numId w:val="9"/>
        </w:numPr>
      </w:pPr>
      <w:r w:rsidRPr="006420E1">
        <w:t>Compute for AI: This could be cloud-based per use. For one home with, e.g., 100 items, you might process 100 photos initially. If using a service like Google Vision (roughly $1.50 per 1000 images for label detection) that’s only $0.15; using OpenAI Vision (GPT-4) would be higher (potentially several cents per image or more, perhaps $5-$10 total for 100 images given its pricing). So initial scanning isn’t costly at small scale. Storing the data is also cheap at personal scale (a few MBs of data).</w:t>
      </w:r>
    </w:p>
    <w:p w14:paraId="4F5CD989" w14:textId="77777777" w:rsidR="006420E1" w:rsidRPr="006420E1" w:rsidRDefault="006420E1" w:rsidP="006420E1">
      <w:pPr>
        <w:numPr>
          <w:ilvl w:val="1"/>
          <w:numId w:val="9"/>
        </w:numPr>
      </w:pPr>
      <w:r w:rsidRPr="006420E1">
        <w:t xml:space="preserve">The </w:t>
      </w:r>
      <w:r w:rsidRPr="006420E1">
        <w:rPr>
          <w:i/>
          <w:iCs/>
        </w:rPr>
        <w:t>time</w:t>
      </w:r>
      <w:r w:rsidRPr="006420E1">
        <w:t xml:space="preserve"> and </w:t>
      </w:r>
      <w:r w:rsidRPr="006420E1">
        <w:rPr>
          <w:i/>
          <w:iCs/>
        </w:rPr>
        <w:t>effort</w:t>
      </w:r>
      <w:r w:rsidRPr="006420E1">
        <w:t xml:space="preserve"> is a cost too – but since the idea is to automate most of it, the user’s “cost” is mainly reviewing the AI’s output and doing the ongoing logging of taken/returned items. One risk: if the AI isn’t accurate enough initially, the user may spend time fixing the inventory, which is a “cost” in user experience that must be minimized through good design.</w:t>
      </w:r>
    </w:p>
    <w:p w14:paraId="3812302A" w14:textId="77777777" w:rsidR="006420E1" w:rsidRPr="006420E1" w:rsidRDefault="006420E1" w:rsidP="006420E1">
      <w:pPr>
        <w:numPr>
          <w:ilvl w:val="0"/>
          <w:numId w:val="9"/>
        </w:numPr>
      </w:pPr>
      <w:r w:rsidRPr="006420E1">
        <w:rPr>
          <w:b/>
          <w:bCs/>
        </w:rPr>
        <w:t>Scaling to Many Users (e.g. City or Region like Delhi):</w:t>
      </w:r>
      <w:r w:rsidRPr="006420E1">
        <w:t xml:space="preserve"> Now consider if this app or system is offered to an entire city’s population. Delhi, for instance, has ~30 million people and perhaps on the order of ~8 million households. We can estimate costs on several fronts:</w:t>
      </w:r>
    </w:p>
    <w:p w14:paraId="2CCE9B78" w14:textId="77777777" w:rsidR="006420E1" w:rsidRPr="006420E1" w:rsidRDefault="006420E1" w:rsidP="006420E1">
      <w:pPr>
        <w:numPr>
          <w:ilvl w:val="1"/>
          <w:numId w:val="9"/>
        </w:numPr>
      </w:pPr>
      <w:r w:rsidRPr="006420E1">
        <w:rPr>
          <w:b/>
          <w:bCs/>
        </w:rPr>
        <w:t>Infrastructure &amp; Cloud Costs:</w:t>
      </w:r>
      <w:r w:rsidRPr="006420E1">
        <w:t xml:space="preserve"> Hosting the service for potentially millions of users means servers for the app backend and for AI processing. AI inference can be the most expensive part. If 1% of Delhi’s households (80,000 homes) use the app and each home uploads ~50 photos to initialize, that’s 4 million images to process. Using a cloud vision API at $1.50/1000 images would cost about $6,000 – quite reasonable. But if using a more advanced AI model (say a custom deep model on a GPU server or GPT-4 via API which might be </w:t>
      </w:r>
      <w:del w:id="0" w:author="Unknown">
        <w:r w:rsidRPr="006420E1">
          <w:lastRenderedPageBreak/>
          <w:delText>$0.03+ per image), costs could be on the order of $120,000 for initial setup across those users. Clearly, model choice matters. Running custom models on your own servers might require spinning up GPU instances. For example, a single decent GPU server (</w:delText>
        </w:r>
      </w:del>
      <w:r w:rsidRPr="006420E1">
        <w:t>$2/hr) might process perhaps 1-5 images per second (depending on model complexity), so processing 4 million images could take ~10-12 days on one GPU. To handle bursts, you’d scale horizontally or use cloud functions – which can scale cost linearly with usage.</w:t>
      </w:r>
    </w:p>
    <w:p w14:paraId="0D2F06C4" w14:textId="77777777" w:rsidR="006420E1" w:rsidRPr="006420E1" w:rsidRDefault="006420E1" w:rsidP="006420E1">
      <w:pPr>
        <w:numPr>
          <w:ilvl w:val="1"/>
          <w:numId w:val="9"/>
        </w:numPr>
      </w:pPr>
      <w:r w:rsidRPr="006420E1">
        <w:rPr>
          <w:b/>
          <w:bCs/>
        </w:rPr>
        <w:t>Data Storage:</w:t>
      </w:r>
      <w:r w:rsidRPr="006420E1">
        <w:t xml:space="preserve"> Each user’s inventory (photos + metadata) needs storage. If each household stores 100 item photos at ~0.5 MB each, that’s 50 MB per household including some metadata overhead. For 80k households, ~4 TB of data, which on cloud storage (at ~$0.02/GB/month) is ~$80/month – trivial in the big picture. Even if we scale to </w:t>
      </w:r>
      <w:r w:rsidRPr="006420E1">
        <w:rPr>
          <w:b/>
          <w:bCs/>
        </w:rPr>
        <w:t>all of Delhi’s homes</w:t>
      </w:r>
      <w:r w:rsidRPr="006420E1">
        <w:t xml:space="preserve"> (millions of users), storage and basic database costs will reach a few thousand USD per month, which is manageable for a serious service.</w:t>
      </w:r>
    </w:p>
    <w:p w14:paraId="60233B35" w14:textId="77777777" w:rsidR="006420E1" w:rsidRPr="006420E1" w:rsidRDefault="006420E1" w:rsidP="006420E1">
      <w:pPr>
        <w:numPr>
          <w:ilvl w:val="1"/>
          <w:numId w:val="9"/>
        </w:numPr>
      </w:pPr>
      <w:r w:rsidRPr="006420E1">
        <w:rPr>
          <w:b/>
          <w:bCs/>
        </w:rPr>
        <w:t>Notification and AI Monitoring:</w:t>
      </w:r>
      <w:r w:rsidRPr="006420E1">
        <w:t xml:space="preserve"> If the system sends continuous notifications or monitors events, that’s additional load. Notifications (push messages) are cheap per message, but ensuring the system can handle frequent status checks (e.g., an AI periodically verifying via camera if an item is back in place – if that were a feature) could multiply costs. In a simpler user-driven model (where the user taps “item returned”), the load is mostly database writes and sending a push – negligible per event.</w:t>
      </w:r>
    </w:p>
    <w:p w14:paraId="42A34E53" w14:textId="77777777" w:rsidR="006420E1" w:rsidRPr="006420E1" w:rsidRDefault="006420E1" w:rsidP="006420E1">
      <w:pPr>
        <w:numPr>
          <w:ilvl w:val="1"/>
          <w:numId w:val="9"/>
        </w:numPr>
      </w:pPr>
      <w:r w:rsidRPr="006420E1">
        <w:rPr>
          <w:b/>
          <w:bCs/>
        </w:rPr>
        <w:t>Support and Maintenance:</w:t>
      </w:r>
      <w:r w:rsidRPr="006420E1">
        <w:t xml:space="preserve"> At city scale, you’d need robust customer support and maintenance teams. This isn’t a direct technical cost but a factor – users will have questions or issues, and the system must be reliable (downtime or bugs at scale could affect thousands of people).</w:t>
      </w:r>
    </w:p>
    <w:p w14:paraId="0E00997A" w14:textId="77777777" w:rsidR="006420E1" w:rsidRPr="006420E1" w:rsidRDefault="006420E1" w:rsidP="006420E1">
      <w:pPr>
        <w:numPr>
          <w:ilvl w:val="1"/>
          <w:numId w:val="9"/>
        </w:numPr>
      </w:pPr>
      <w:r w:rsidRPr="006420E1">
        <w:rPr>
          <w:b/>
          <w:bCs/>
        </w:rPr>
        <w:t>Marketing and Onboarding:</w:t>
      </w:r>
      <w:r w:rsidRPr="006420E1">
        <w:t xml:space="preserve"> To actually get city-scale adoption, there would be costs in educating users, possibly partnering with local authorities or communities to promote the app for home safety/organization. While not a technical implementation cost, it’s a real consideration for scaling to that level (the dataintelo market report projects the </w:t>
      </w:r>
      <w:r w:rsidRPr="006420E1">
        <w:rPr>
          <w:i/>
          <w:iCs/>
        </w:rPr>
        <w:t>entire global home inventory app market</w:t>
      </w:r>
      <w:r w:rsidRPr="006420E1">
        <w:t xml:space="preserve"> to be ~$1.2B in 2023, meaning on average a few dollars of revenue (hence cost) per user globally).</w:t>
      </w:r>
    </w:p>
    <w:p w14:paraId="480C9032" w14:textId="77777777" w:rsidR="006420E1" w:rsidRPr="006420E1" w:rsidRDefault="006420E1" w:rsidP="006420E1">
      <w:pPr>
        <w:numPr>
          <w:ilvl w:val="0"/>
          <w:numId w:val="9"/>
        </w:numPr>
      </w:pPr>
      <w:r w:rsidRPr="006420E1">
        <w:rPr>
          <w:b/>
          <w:bCs/>
        </w:rPr>
        <w:t>National/Global Scale:</w:t>
      </w:r>
      <w:r w:rsidRPr="006420E1">
        <w:t xml:space="preserve"> If the project goes pan-India or global, we essentially multiply the considerations above. A global user base in the millions means:</w:t>
      </w:r>
    </w:p>
    <w:p w14:paraId="2504B4D1" w14:textId="77777777" w:rsidR="006420E1" w:rsidRPr="006420E1" w:rsidRDefault="006420E1" w:rsidP="006420E1">
      <w:pPr>
        <w:numPr>
          <w:ilvl w:val="1"/>
          <w:numId w:val="9"/>
        </w:numPr>
      </w:pPr>
      <w:r w:rsidRPr="006420E1">
        <w:t>Multi-region cloud deployment (to reduce latency, comply with data laws – e.g., EU users’ data stored in EU). That introduces complexity in DevOps.</w:t>
      </w:r>
    </w:p>
    <w:p w14:paraId="409989EC" w14:textId="77777777" w:rsidR="006420E1" w:rsidRPr="006420E1" w:rsidRDefault="006420E1" w:rsidP="006420E1">
      <w:pPr>
        <w:numPr>
          <w:ilvl w:val="1"/>
          <w:numId w:val="9"/>
        </w:numPr>
      </w:pPr>
      <w:r w:rsidRPr="006420E1">
        <w:lastRenderedPageBreak/>
        <w:t>More intensive optimization of AI costs. One might invest in training specialized models that run more efficiently for the most common item categories to avoid calling expensive APIs. (For example, a smaller model fine-tuned on household item images could run on CPU servers at scale, saving cost vs paying per call for a general AI API.)</w:t>
      </w:r>
    </w:p>
    <w:p w14:paraId="5D4CEDF6" w14:textId="77777777" w:rsidR="006420E1" w:rsidRPr="006420E1" w:rsidRDefault="006420E1" w:rsidP="006420E1">
      <w:pPr>
        <w:numPr>
          <w:ilvl w:val="1"/>
          <w:numId w:val="9"/>
        </w:numPr>
      </w:pPr>
      <w:r w:rsidRPr="006420E1">
        <w:t xml:space="preserve">Enterprise partnerships could offset some costs: e.g. insurance companies might subsidize the app for their clients if it reduces claims friction. In that case the cost “to implement at national scale” might partly be borne by such partners. In absence of that, a </w:t>
      </w:r>
      <w:r w:rsidRPr="006420E1">
        <w:rPr>
          <w:i/>
          <w:iCs/>
        </w:rPr>
        <w:t>sustainable business model</w:t>
      </w:r>
      <w:r w:rsidRPr="006420E1">
        <w:t xml:space="preserve"> (subscription or one-time purchase) is needed. We saw consumer apps pricing around $2/month or $10/year or ~$30 lifetime. If millions use it at ~$10/year, revenue would support the cloud costs and development, which indicates the costs per user must be well below that to be profitable.</w:t>
      </w:r>
    </w:p>
    <w:p w14:paraId="6B51DE4A" w14:textId="77777777" w:rsidR="006420E1" w:rsidRPr="006420E1" w:rsidRDefault="006420E1" w:rsidP="006420E1">
      <w:pPr>
        <w:numPr>
          <w:ilvl w:val="0"/>
          <w:numId w:val="9"/>
        </w:numPr>
      </w:pPr>
      <w:r w:rsidRPr="006420E1">
        <w:rPr>
          <w:b/>
          <w:bCs/>
        </w:rPr>
        <w:t>Hardware for Advanced Deployment:</w:t>
      </w:r>
      <w:r w:rsidRPr="006420E1">
        <w:t xml:space="preserve"> If we imagine a scenario beyond just an app – say a government program to equip homes with smart cameras that auto-track inventory (perhaps for community lending libraries or disaster preparedness), then hardware costs dominate. The </w:t>
      </w:r>
      <w:r w:rsidRPr="006420E1">
        <w:rPr>
          <w:b/>
          <w:bCs/>
        </w:rPr>
        <w:t>Fettered Nest patent</w:t>
      </w:r>
      <w:r w:rsidRPr="006420E1">
        <w:t xml:space="preserve"> envisioned ceiling cameras, which in 2015 might have been &gt;$100 each. Today, a basic Wi-Fi security camera is $20-$50. Outfitting an entire home with multiple units could be a few hundred dollars per home. At city scale (millions of homes), hardware runs into hundreds of millions – likely not realistic unless the tech was built into devices people already buy (like smart home cameras or IoT sensors doing double duty). So, the </w:t>
      </w:r>
      <w:r w:rsidRPr="006420E1">
        <w:rPr>
          <w:i/>
          <w:iCs/>
        </w:rPr>
        <w:t>practical deployment method at scale is leveraging devices people already have</w:t>
      </w:r>
      <w:r w:rsidRPr="006420E1">
        <w:t>: smartphones, and perhaps optional use of any existing cameras (some apps might let you integrate an IP camera feed if you had one, but that’s speculative).</w:t>
      </w:r>
    </w:p>
    <w:p w14:paraId="3EC9BA9D" w14:textId="77777777" w:rsidR="006420E1" w:rsidRPr="006420E1" w:rsidRDefault="006420E1" w:rsidP="006420E1">
      <w:r w:rsidRPr="006420E1">
        <w:rPr>
          <w:b/>
          <w:bCs/>
        </w:rPr>
        <w:t>Cost Summary:</w:t>
      </w:r>
      <w:r w:rsidRPr="006420E1">
        <w:t xml:space="preserve"> At the simplest, a single user can use such a system with just a smartphone and maybe incur a few dollars of cloud AI cost (often absorbed by the app provider, who might recoup via subscription). For a </w:t>
      </w:r>
      <w:r w:rsidRPr="006420E1">
        <w:rPr>
          <w:b/>
          <w:bCs/>
        </w:rPr>
        <w:t>startup building this</w:t>
      </w:r>
      <w:r w:rsidRPr="006420E1">
        <w:t xml:space="preserve"> for a city or country, initial development might be in the low hundreds of thousands of USD, and ongoing operations in the thousands per month for cloud services at moderate user counts. Reaching tens of millions of users, cloud costs could rise to the tens of thousands per month range, and a robust infrastructure (with a team to maintain it) becomes necessary. These costs align with the growth of the sector – notably, the </w:t>
      </w:r>
      <w:r w:rsidRPr="006420E1">
        <w:rPr>
          <w:i/>
          <w:iCs/>
        </w:rPr>
        <w:t>global home inventory apps market is projected to grow from ~$1.2B in 2023 to ~$4.8B by 2032</w:t>
      </w:r>
      <w:r w:rsidRPr="006420E1">
        <w:t>, driven by increasing awareness and AI/IoT integration. In other words, there is money being invested here, and any new entrant (your project) should plan for scaling costs but also potential returns if the solution catches on.</w:t>
      </w:r>
    </w:p>
    <w:p w14:paraId="5C08EB15" w14:textId="77777777" w:rsidR="006420E1" w:rsidRPr="006420E1" w:rsidRDefault="006420E1" w:rsidP="006420E1">
      <w:pPr>
        <w:rPr>
          <w:b/>
          <w:bCs/>
        </w:rPr>
      </w:pPr>
      <w:r w:rsidRPr="006420E1">
        <w:rPr>
          <w:b/>
          <w:bCs/>
        </w:rPr>
        <w:t>What Makes Your Project Vision Unique?</w:t>
      </w:r>
    </w:p>
    <w:p w14:paraId="5D2F5A7F" w14:textId="77777777" w:rsidR="006420E1" w:rsidRPr="006420E1" w:rsidRDefault="006420E1" w:rsidP="006420E1">
      <w:r w:rsidRPr="006420E1">
        <w:lastRenderedPageBreak/>
        <w:t xml:space="preserve">After examining the landscape of existing solutions, we can pinpoint </w:t>
      </w:r>
      <w:r w:rsidRPr="006420E1">
        <w:rPr>
          <w:b/>
          <w:bCs/>
        </w:rPr>
        <w:t>key differentiators of your idea</w:t>
      </w:r>
      <w:r w:rsidRPr="006420E1">
        <w:t>:</w:t>
      </w:r>
    </w:p>
    <w:p w14:paraId="7CAF9A1E" w14:textId="77777777" w:rsidR="006420E1" w:rsidRPr="006420E1" w:rsidRDefault="006420E1" w:rsidP="006420E1">
      <w:pPr>
        <w:numPr>
          <w:ilvl w:val="0"/>
          <w:numId w:val="10"/>
        </w:numPr>
      </w:pPr>
      <w:r w:rsidRPr="006420E1">
        <w:rPr>
          <w:b/>
          <w:bCs/>
        </w:rPr>
        <w:t>Dynamic “Take and Return” Tracking:</w:t>
      </w:r>
      <w:r w:rsidRPr="006420E1">
        <w:t xml:space="preserve"> None of the surveyed apps or systems proactively tracks when an item is removed from its spot and prompts the user to put it back. Your envisioned system would maintain a </w:t>
      </w:r>
      <w:r w:rsidRPr="006420E1">
        <w:rPr>
          <w:i/>
          <w:iCs/>
        </w:rPr>
        <w:t>real-time state</w:t>
      </w:r>
      <w:r w:rsidRPr="006420E1">
        <w:t xml:space="preserve"> of each item (in place vs. taken) and actively assist users in returning it. This is a shift from “inventory as a static list” to “inventory as a living system.” It injects </w:t>
      </w:r>
      <w:r w:rsidRPr="006420E1">
        <w:rPr>
          <w:b/>
          <w:bCs/>
        </w:rPr>
        <w:t>behavioral assistance</w:t>
      </w:r>
      <w:r w:rsidRPr="006420E1">
        <w:t xml:space="preserve"> into home organization – effectively an AI-powered butler reminding you to return what you borrowed. This feature intersects with human behavior and habit, which is novel in this domain.</w:t>
      </w:r>
    </w:p>
    <w:p w14:paraId="77B864E2" w14:textId="77777777" w:rsidR="006420E1" w:rsidRPr="006420E1" w:rsidRDefault="006420E1" w:rsidP="006420E1">
      <w:pPr>
        <w:numPr>
          <w:ilvl w:val="0"/>
          <w:numId w:val="10"/>
        </w:numPr>
      </w:pPr>
      <w:r w:rsidRPr="006420E1">
        <w:rPr>
          <w:b/>
          <w:bCs/>
        </w:rPr>
        <w:t>Automated Hierarchical Mapping:</w:t>
      </w:r>
      <w:r w:rsidRPr="006420E1">
        <w:t xml:space="preserve"> While some apps let you manually group items by containers or rooms, your concept of the AI automatically building a </w:t>
      </w:r>
      <w:r w:rsidRPr="006420E1">
        <w:rPr>
          <w:b/>
          <w:bCs/>
        </w:rPr>
        <w:t>graph of the home’s storage structure (room &gt; furniture &gt; container &gt; item)</w:t>
      </w:r>
      <w:r w:rsidRPr="006420E1">
        <w:t xml:space="preserve"> goes further. It aims to minimize user effort in setup. Research prototypes (like the multi-camera systems) aimed to do this, but consumer apps haven’t fully realized it. If implemented successfully, at initial onboarding the user could get a comprehensive digital twin of their home’s storage – that’s a “wow” factor that others don’t have yet. For example, telling the user </w:t>
      </w:r>
      <w:r w:rsidRPr="006420E1">
        <w:rPr>
          <w:i/>
          <w:iCs/>
        </w:rPr>
        <w:t>“We detected a bookshelf in your living room with 5 shelves, and recognized 40 books on it organized by shelf”</w:t>
      </w:r>
      <w:r w:rsidRPr="006420E1">
        <w:t xml:space="preserve"> would </w:t>
      </w:r>
      <w:r w:rsidRPr="006420E1">
        <w:rPr>
          <w:b/>
          <w:bCs/>
        </w:rPr>
        <w:t>truly stand out</w:t>
      </w:r>
      <w:r w:rsidRPr="006420E1">
        <w:t xml:space="preserve"> (whereas current apps would require the user to at least name the shelf and maybe scan each book’s barcode).</w:t>
      </w:r>
    </w:p>
    <w:p w14:paraId="78033932" w14:textId="77777777" w:rsidR="006420E1" w:rsidRPr="006420E1" w:rsidRDefault="006420E1" w:rsidP="006420E1">
      <w:pPr>
        <w:numPr>
          <w:ilvl w:val="0"/>
          <w:numId w:val="10"/>
        </w:numPr>
      </w:pPr>
      <w:r w:rsidRPr="006420E1">
        <w:rPr>
          <w:b/>
          <w:bCs/>
        </w:rPr>
        <w:t>Combining Inventory with Locating Functionality:</w:t>
      </w:r>
      <w:r w:rsidRPr="006420E1">
        <w:t xml:space="preserve"> Most apps either focus on </w:t>
      </w:r>
      <w:r w:rsidRPr="006420E1">
        <w:rPr>
          <w:i/>
          <w:iCs/>
        </w:rPr>
        <w:t>cataloging for insurance</w:t>
      </w:r>
      <w:r w:rsidRPr="006420E1">
        <w:t xml:space="preserve"> or on </w:t>
      </w:r>
      <w:r w:rsidRPr="006420E1">
        <w:rPr>
          <w:i/>
          <w:iCs/>
        </w:rPr>
        <w:t>helping you remember where things are</w:t>
      </w:r>
      <w:r w:rsidRPr="006420E1">
        <w:t xml:space="preserve"> (the latter usually via manual search or tags). Your project merges these and adds automation. It’s not just “I have 100 items logged” but “I can actually </w:t>
      </w:r>
      <w:r w:rsidRPr="006420E1">
        <w:rPr>
          <w:b/>
          <w:bCs/>
        </w:rPr>
        <w:t>find and manage</w:t>
      </w:r>
      <w:r w:rsidRPr="006420E1">
        <w:t xml:space="preserve"> my items day-to-day.” The inclusion of things like </w:t>
      </w:r>
      <w:r w:rsidRPr="006420E1">
        <w:rPr>
          <w:b/>
          <w:bCs/>
        </w:rPr>
        <w:t>notifications, voice commands (“Mark the drill taken from garage”)</w:t>
      </w:r>
      <w:r w:rsidRPr="006420E1">
        <w:t xml:space="preserve">, and possibly AR guidance to return items, transforms the inventory from a static record to an interactive assistant. This could drive daily engagement, which typical inventory apps lack (people might catalog everything once, then only open the app when something changes or during an insurance claim – which is infrequent). Your app would be useful </w:t>
      </w:r>
      <w:r w:rsidRPr="006420E1">
        <w:rPr>
          <w:b/>
          <w:bCs/>
        </w:rPr>
        <w:t>every time someone misplaces or borrows an item</w:t>
      </w:r>
      <w:r w:rsidRPr="006420E1">
        <w:t xml:space="preserve"> – a far more frequent use-case.</w:t>
      </w:r>
    </w:p>
    <w:p w14:paraId="2EB62030" w14:textId="77777777" w:rsidR="006420E1" w:rsidRPr="006420E1" w:rsidRDefault="006420E1" w:rsidP="006420E1">
      <w:pPr>
        <w:numPr>
          <w:ilvl w:val="0"/>
          <w:numId w:val="10"/>
        </w:numPr>
      </w:pPr>
      <w:r w:rsidRPr="006420E1">
        <w:rPr>
          <w:b/>
          <w:bCs/>
        </w:rPr>
        <w:t>Adaptability to Changes and Reorganization:</w:t>
      </w:r>
      <w:r w:rsidRPr="006420E1">
        <w:t xml:space="preserve"> You mentioned allowing users to </w:t>
      </w:r>
      <w:r w:rsidRPr="006420E1">
        <w:rPr>
          <w:i/>
          <w:iCs/>
        </w:rPr>
        <w:t>permanently shift or rearrange</w:t>
      </w:r>
      <w:r w:rsidRPr="006420E1">
        <w:t xml:space="preserve"> their inventory easily. While other apps let you edit item locations, your system could leverage AI to assist here – e.g., detecting via new photos that “the bookshelf is now in a different room” or “items have been moved to a new box” and updating the graph. By incorporating continuous AI scanning (even if user-initiated, like a quick photo scan after re-organizing a room), the app could keep </w:t>
      </w:r>
      <w:r w:rsidRPr="006420E1">
        <w:lastRenderedPageBreak/>
        <w:t>the inventory up-to-date with minimal manual updates. This adaptability would be valued by users who frequently tidy up or move homes.</w:t>
      </w:r>
    </w:p>
    <w:p w14:paraId="1BFD9001" w14:textId="77777777" w:rsidR="006420E1" w:rsidRPr="006420E1" w:rsidRDefault="006420E1" w:rsidP="006420E1">
      <w:pPr>
        <w:numPr>
          <w:ilvl w:val="0"/>
          <w:numId w:val="10"/>
        </w:numPr>
      </w:pPr>
      <w:r w:rsidRPr="006420E1">
        <w:rPr>
          <w:b/>
          <w:bCs/>
        </w:rPr>
        <w:t>Integration of Multiple Features in One:</w:t>
      </w:r>
      <w:r w:rsidRPr="006420E1">
        <w:t xml:space="preserve"> Some unique ideas we discussed (voice integration, AR search, IoT tags, predictive reminders) have been explored in fragments by others, but no single product has brought them together in a seamless way. Your vision essentially spans </w:t>
      </w:r>
      <w:r w:rsidRPr="006420E1">
        <w:rPr>
          <w:b/>
          <w:bCs/>
        </w:rPr>
        <w:t>CV (computer vision)</w:t>
      </w:r>
      <w:r w:rsidRPr="006420E1">
        <w:t xml:space="preserve">, </w:t>
      </w:r>
      <w:r w:rsidRPr="006420E1">
        <w:rPr>
          <w:b/>
          <w:bCs/>
        </w:rPr>
        <w:t>NLP (natural language commands)</w:t>
      </w:r>
      <w:r w:rsidRPr="006420E1">
        <w:t xml:space="preserve">, </w:t>
      </w:r>
      <w:r w:rsidRPr="006420E1">
        <w:rPr>
          <w:b/>
          <w:bCs/>
        </w:rPr>
        <w:t>AR</w:t>
      </w:r>
      <w:r w:rsidRPr="006420E1">
        <w:t xml:space="preserve">, and </w:t>
      </w:r>
      <w:r w:rsidRPr="006420E1">
        <w:rPr>
          <w:b/>
          <w:bCs/>
        </w:rPr>
        <w:t>IoT</w:t>
      </w:r>
      <w:r w:rsidRPr="006420E1">
        <w:t xml:space="preserve"> in one coherent user experience for home organization. Achieving even a subset of that in a user-friendly app would set it apart. It would feel like having a “home assistant AI” not just a glorified spreadsheet of items.</w:t>
      </w:r>
    </w:p>
    <w:p w14:paraId="698A438A" w14:textId="77777777" w:rsidR="006420E1" w:rsidRPr="006420E1" w:rsidRDefault="006420E1" w:rsidP="006420E1">
      <w:pPr>
        <w:numPr>
          <w:ilvl w:val="0"/>
          <w:numId w:val="10"/>
        </w:numPr>
      </w:pPr>
      <w:r w:rsidRPr="006420E1">
        <w:rPr>
          <w:b/>
          <w:bCs/>
        </w:rPr>
        <w:t>Targeting Everyday Utility, Not Just Insurance:</w:t>
      </w:r>
      <w:r w:rsidRPr="006420E1">
        <w:t xml:space="preserve"> Many existing solutions market themselves for insurance or emergencies (appealing to the “peace of mind” of having a record in case of disaster or theft). Your project, while it can aid in those scenarios, is </w:t>
      </w:r>
      <w:r w:rsidRPr="006420E1">
        <w:rPr>
          <w:b/>
          <w:bCs/>
        </w:rPr>
        <w:t>more focused on day-to-day utility</w:t>
      </w:r>
      <w:r w:rsidRPr="006420E1">
        <w:t xml:space="preserve"> for anyone slightly disorganized or forgetful. This is a different pitch: it’s not just about a future claim, it’s about </w:t>
      </w:r>
      <w:r w:rsidRPr="006420E1">
        <w:rPr>
          <w:i/>
          <w:iCs/>
        </w:rPr>
        <w:t>“Never lose track of your stuff again, every day”</w:t>
      </w:r>
      <w:r w:rsidRPr="006420E1">
        <w:t>. That makes it a more engaging consumer app (closer to how people use to-do lists or digital assistants daily, rather than something they set up and hope to never need). The potential user base thus extends to busy families, students, shared apartments – where things constantly move around – not only homeowners concerned with insurance.</w:t>
      </w:r>
    </w:p>
    <w:p w14:paraId="784DE26A" w14:textId="77777777" w:rsidR="006420E1" w:rsidRPr="006420E1" w:rsidRDefault="006420E1" w:rsidP="006420E1">
      <w:pPr>
        <w:numPr>
          <w:ilvl w:val="0"/>
          <w:numId w:val="10"/>
        </w:numPr>
      </w:pPr>
      <w:r w:rsidRPr="006420E1">
        <w:rPr>
          <w:b/>
          <w:bCs/>
        </w:rPr>
        <w:t>Comparable Systems Are Niche or Early-Stage:</w:t>
      </w:r>
      <w:r w:rsidRPr="006420E1">
        <w:t xml:space="preserve"> The closest parallels (like CamFi’s camera tracking or MemPal’s wearable diary) are experimental and not widely available. If your project brings similar capabilities to smartphones that everyone already has, it democratizes the tech. For instance, instead of requiring installed cameras or special wearables, leveraging the user’s own inputs (quick photos or voice memos when taking items) paired with smart AI could achieve much of the functionality with lower friction. It’s a clever balance between </w:t>
      </w:r>
      <w:r w:rsidRPr="006420E1">
        <w:rPr>
          <w:b/>
          <w:bCs/>
        </w:rPr>
        <w:t>automation and user participation</w:t>
      </w:r>
      <w:r w:rsidRPr="006420E1">
        <w:t>: fully automatic tracking (like constant CCTV in the house) is expensive and raises privacy issues, whereas manual methods are tedious – your idea finds a middle ground (user quickly flags an item as taken, and the system takes over reminding and guiding the return).</w:t>
      </w:r>
    </w:p>
    <w:p w14:paraId="5EF4022E" w14:textId="77777777" w:rsidR="006420E1" w:rsidRPr="006420E1" w:rsidRDefault="006420E1" w:rsidP="006420E1">
      <w:r w:rsidRPr="006420E1">
        <w:rPr>
          <w:b/>
          <w:bCs/>
        </w:rPr>
        <w:t>Current Implementations vs. Your Idea – A Quick Gap Analysis:</w:t>
      </w:r>
    </w:p>
    <w:p w14:paraId="52047A59" w14:textId="77777777" w:rsidR="006420E1" w:rsidRPr="006420E1" w:rsidRDefault="006420E1" w:rsidP="006420E1">
      <w:pPr>
        <w:numPr>
          <w:ilvl w:val="0"/>
          <w:numId w:val="11"/>
        </w:numPr>
      </w:pPr>
      <w:r w:rsidRPr="006420E1">
        <w:rPr>
          <w:i/>
          <w:iCs/>
        </w:rPr>
        <w:t>No app currently</w:t>
      </w:r>
      <w:r w:rsidRPr="006420E1">
        <w:t xml:space="preserve"> will </w:t>
      </w:r>
      <w:r w:rsidRPr="006420E1">
        <w:rPr>
          <w:b/>
          <w:bCs/>
        </w:rPr>
        <w:t>ping you until you return an item to its original spot</w:t>
      </w:r>
      <w:r w:rsidRPr="006420E1">
        <w:t xml:space="preserve"> – yours would.</w:t>
      </w:r>
    </w:p>
    <w:p w14:paraId="10D687CB" w14:textId="77777777" w:rsidR="006420E1" w:rsidRPr="006420E1" w:rsidRDefault="006420E1" w:rsidP="006420E1">
      <w:pPr>
        <w:numPr>
          <w:ilvl w:val="0"/>
          <w:numId w:val="11"/>
        </w:numPr>
      </w:pPr>
      <w:r w:rsidRPr="006420E1">
        <w:rPr>
          <w:i/>
          <w:iCs/>
        </w:rPr>
        <w:t>No known app</w:t>
      </w:r>
      <w:r w:rsidRPr="006420E1">
        <w:t xml:space="preserve"> auto-detects a multi-level containment structure from a single scan – yours proposes to.</w:t>
      </w:r>
    </w:p>
    <w:p w14:paraId="112439F6" w14:textId="77777777" w:rsidR="006420E1" w:rsidRPr="006420E1" w:rsidRDefault="006420E1" w:rsidP="006420E1">
      <w:pPr>
        <w:numPr>
          <w:ilvl w:val="0"/>
          <w:numId w:val="11"/>
        </w:numPr>
      </w:pPr>
      <w:r w:rsidRPr="006420E1">
        <w:rPr>
          <w:i/>
          <w:iCs/>
        </w:rPr>
        <w:lastRenderedPageBreak/>
        <w:t>Few systems</w:t>
      </w:r>
      <w:r w:rsidRPr="006420E1">
        <w:t xml:space="preserve"> (only research ones) link items with specific users in a household (e.g., who took it) – this could be a feature in yours (especially with multi-user accounts or even face recognition if camera used), useful for families.</w:t>
      </w:r>
    </w:p>
    <w:p w14:paraId="35D04339" w14:textId="77777777" w:rsidR="006420E1" w:rsidRPr="006420E1" w:rsidRDefault="006420E1" w:rsidP="006420E1">
      <w:pPr>
        <w:numPr>
          <w:ilvl w:val="0"/>
          <w:numId w:val="11"/>
        </w:numPr>
      </w:pPr>
      <w:r w:rsidRPr="006420E1">
        <w:rPr>
          <w:i/>
          <w:iCs/>
        </w:rPr>
        <w:t>No consumer solution</w:t>
      </w:r>
      <w:r w:rsidRPr="006420E1">
        <w:t xml:space="preserve"> integrates AR navigation to items – a future feature you could add.</w:t>
      </w:r>
    </w:p>
    <w:p w14:paraId="11AFA5AC" w14:textId="77777777" w:rsidR="006420E1" w:rsidRPr="006420E1" w:rsidRDefault="006420E1" w:rsidP="006420E1">
      <w:pPr>
        <w:numPr>
          <w:ilvl w:val="0"/>
          <w:numId w:val="11"/>
        </w:numPr>
      </w:pPr>
      <w:r w:rsidRPr="006420E1">
        <w:rPr>
          <w:i/>
          <w:iCs/>
        </w:rPr>
        <w:t>Privacy &amp; Trust:</w:t>
      </w:r>
      <w:r w:rsidRPr="006420E1">
        <w:t xml:space="preserve"> Many apps avoid constant monitoring; your approach of user-initiated logging might actually be more acceptable to users than a home full of smart cameras. It gives control: the AI helps when asked, rather than feeling too “surveilled.” Emphasizing this could be a unique selling point (high utility without invasive hardware).</w:t>
      </w:r>
    </w:p>
    <w:p w14:paraId="1A73614C" w14:textId="77777777" w:rsidR="006420E1" w:rsidRPr="006420E1" w:rsidRDefault="006420E1" w:rsidP="006420E1">
      <w:pPr>
        <w:rPr>
          <w:b/>
          <w:bCs/>
        </w:rPr>
      </w:pPr>
      <w:r w:rsidRPr="006420E1">
        <w:rPr>
          <w:b/>
          <w:bCs/>
        </w:rPr>
        <w:t>Conclusion</w:t>
      </w:r>
    </w:p>
    <w:p w14:paraId="576861B9" w14:textId="77777777" w:rsidR="006420E1" w:rsidRPr="006420E1" w:rsidRDefault="006420E1" w:rsidP="006420E1">
      <w:r w:rsidRPr="006420E1">
        <w:t xml:space="preserve">In summary, there are </w:t>
      </w:r>
      <w:r w:rsidRPr="006420E1">
        <w:rPr>
          <w:b/>
          <w:bCs/>
        </w:rPr>
        <w:t>several projects and products</w:t>
      </w:r>
      <w:r w:rsidRPr="006420E1">
        <w:t xml:space="preserve"> already tackling parts of this vision:</w:t>
      </w:r>
    </w:p>
    <w:p w14:paraId="5A79CA20" w14:textId="77777777" w:rsidR="006420E1" w:rsidRPr="006420E1" w:rsidRDefault="006420E1" w:rsidP="006420E1">
      <w:pPr>
        <w:numPr>
          <w:ilvl w:val="0"/>
          <w:numId w:val="12"/>
        </w:numPr>
      </w:pPr>
      <w:r w:rsidRPr="006420E1">
        <w:t>Commercial home inventory apps show that AI can catalog items from photos and that there’s a growing market need for digital inventory management.</w:t>
      </w:r>
    </w:p>
    <w:p w14:paraId="0D4C1840" w14:textId="77777777" w:rsidR="006420E1" w:rsidRPr="006420E1" w:rsidRDefault="006420E1" w:rsidP="006420E1">
      <w:pPr>
        <w:numPr>
          <w:ilvl w:val="0"/>
          <w:numId w:val="12"/>
        </w:numPr>
      </w:pPr>
      <w:r w:rsidRPr="006420E1">
        <w:t>Research prototypes demonstrate that it’s possible to track item movements and assist in finding lost objects using advanced AI (if one is willing to use cameras or wearables).</w:t>
      </w:r>
    </w:p>
    <w:p w14:paraId="3B4B14EF" w14:textId="77777777" w:rsidR="006420E1" w:rsidRPr="006420E1" w:rsidRDefault="006420E1" w:rsidP="006420E1">
      <w:pPr>
        <w:numPr>
          <w:ilvl w:val="0"/>
          <w:numId w:val="12"/>
        </w:numPr>
      </w:pPr>
      <w:r w:rsidRPr="006420E1">
        <w:t>Patents and enterprise solutions indicate active development in automated inventory for insurance and retail, validating the concept’s value.</w:t>
      </w:r>
    </w:p>
    <w:p w14:paraId="4A6EEBD1" w14:textId="77777777" w:rsidR="006420E1" w:rsidRPr="006420E1" w:rsidRDefault="006420E1" w:rsidP="006420E1">
      <w:r w:rsidRPr="006420E1">
        <w:rPr>
          <w:b/>
          <w:bCs/>
        </w:rPr>
        <w:t>What makes your project stand apart</w:t>
      </w:r>
      <w:r w:rsidRPr="006420E1">
        <w:t xml:space="preserve"> is the </w:t>
      </w:r>
      <w:r w:rsidRPr="006420E1">
        <w:rPr>
          <w:i/>
          <w:iCs/>
        </w:rPr>
        <w:t>integration of these capabilities into a unified, user-friendly system focused on everyday usefulness</w:t>
      </w:r>
      <w:r w:rsidRPr="006420E1">
        <w:t xml:space="preserve">. By automatically mapping where everything is in a home and keeping that map up-to-date as items move, your solution would transcend the static inventories currently available. It essentially turns a home into a smart environment where </w:t>
      </w:r>
      <w:r w:rsidRPr="006420E1">
        <w:rPr>
          <w:b/>
          <w:bCs/>
        </w:rPr>
        <w:t>misplaced items, borrowed tools, or moved belongings are no longer lost – the system knows where they should be and alerts the users accordingly</w:t>
      </w:r>
      <w:r w:rsidRPr="006420E1">
        <w:t>. This level of practical, common-sense utility is something people will love if executed well, because it addresses a universal frustration (losing things or forgetting to put things back) with a visionary application of AI.</w:t>
      </w:r>
    </w:p>
    <w:p w14:paraId="1C598659" w14:textId="77777777" w:rsidR="006420E1" w:rsidRPr="006420E1" w:rsidRDefault="006420E1" w:rsidP="006420E1">
      <w:r w:rsidRPr="006420E1">
        <w:t xml:space="preserve">Going forward, careful consideration of implementation costs and choices will be important. Using commodity hardware (phones) and efficient cloud AI, you can keep costs reasonable even at scale, as analyzed above. As adoption grows (from local to Delhi to global), economies of scale in cloud services and potential revenue (subscriptions or partnerships) can support the expansion. The key will be to nail the core feature – that unique </w:t>
      </w:r>
      <w:r w:rsidRPr="006420E1">
        <w:rPr>
          <w:b/>
          <w:bCs/>
        </w:rPr>
        <w:t>“home graph” and checkout/check-in system</w:t>
      </w:r>
      <w:r w:rsidRPr="006420E1">
        <w:t xml:space="preserve"> – in an MVP, proving its value over existing apps. Once users see that they can, say, </w:t>
      </w:r>
      <w:r w:rsidRPr="006420E1">
        <w:rPr>
          <w:i/>
          <w:iCs/>
        </w:rPr>
        <w:t>receive a ping that “your keys are still marked as out, did you return them to the entryway hook?”</w:t>
      </w:r>
      <w:r w:rsidRPr="006420E1">
        <w:t xml:space="preserve">, and they avoid a panic because of that, they’ll be </w:t>
      </w:r>
      <w:r w:rsidRPr="006420E1">
        <w:lastRenderedPageBreak/>
        <w:t>hooked. That kind of everyday problem-solving is what will make your “PlaceMate” (to borrow one of the suggested names) truly stand out in the market.</w:t>
      </w:r>
    </w:p>
    <w:p w14:paraId="3183BA82" w14:textId="77777777" w:rsidR="006420E1" w:rsidRPr="006420E1" w:rsidRDefault="006420E1" w:rsidP="006420E1">
      <w:r w:rsidRPr="006420E1">
        <w:rPr>
          <w:b/>
          <w:bCs/>
        </w:rPr>
        <w:t>Sources:</w:t>
      </w:r>
    </w:p>
    <w:p w14:paraId="2596CD38" w14:textId="77777777" w:rsidR="006420E1" w:rsidRPr="006420E1" w:rsidRDefault="006420E1" w:rsidP="006420E1">
      <w:pPr>
        <w:numPr>
          <w:ilvl w:val="0"/>
          <w:numId w:val="13"/>
        </w:numPr>
      </w:pPr>
      <w:r w:rsidRPr="006420E1">
        <w:t>HomeZada feature description of AI photo processing</w:t>
      </w:r>
    </w:p>
    <w:p w14:paraId="254B9578" w14:textId="77777777" w:rsidR="006420E1" w:rsidRPr="006420E1" w:rsidRDefault="006420E1" w:rsidP="006420E1">
      <w:pPr>
        <w:numPr>
          <w:ilvl w:val="0"/>
          <w:numId w:val="13"/>
        </w:numPr>
      </w:pPr>
      <w:r w:rsidRPr="006420E1">
        <w:t>Scanlily’s ShelfLily launch describing AI auto-cataloging from photos</w:t>
      </w:r>
    </w:p>
    <w:p w14:paraId="5FB1D1F1" w14:textId="77777777" w:rsidR="006420E1" w:rsidRPr="006420E1" w:rsidRDefault="006420E1" w:rsidP="006420E1">
      <w:pPr>
        <w:numPr>
          <w:ilvl w:val="0"/>
          <w:numId w:val="13"/>
        </w:numPr>
      </w:pPr>
      <w:r w:rsidRPr="006420E1">
        <w:t>MyThings app description (AI room photo recognition)</w:t>
      </w:r>
    </w:p>
    <w:p w14:paraId="43CFF0FA" w14:textId="77777777" w:rsidR="006420E1" w:rsidRPr="006420E1" w:rsidRDefault="006420E1" w:rsidP="006420E1">
      <w:pPr>
        <w:numPr>
          <w:ilvl w:val="0"/>
          <w:numId w:val="13"/>
        </w:numPr>
      </w:pPr>
      <w:r w:rsidRPr="006420E1">
        <w:t>SnapFind app description (QR + AI tagging for storage)</w:t>
      </w:r>
    </w:p>
    <w:p w14:paraId="1B5C8C47" w14:textId="77777777" w:rsidR="006420E1" w:rsidRPr="006420E1" w:rsidRDefault="006420E1" w:rsidP="006420E1">
      <w:pPr>
        <w:numPr>
          <w:ilvl w:val="0"/>
          <w:numId w:val="13"/>
        </w:numPr>
      </w:pPr>
      <w:r w:rsidRPr="006420E1">
        <w:t>Kanda &amp; Claims AI press release (insurance inventory app with image recognition)</w:t>
      </w:r>
    </w:p>
    <w:p w14:paraId="487E3105" w14:textId="77777777" w:rsidR="006420E1" w:rsidRPr="006420E1" w:rsidRDefault="006420E1" w:rsidP="006420E1">
      <w:pPr>
        <w:numPr>
          <w:ilvl w:val="0"/>
          <w:numId w:val="13"/>
        </w:numPr>
      </w:pPr>
      <w:r w:rsidRPr="006420E1">
        <w:t>NAIC Home Inventory app overview (manual grouping, barcodes)</w:t>
      </w:r>
    </w:p>
    <w:p w14:paraId="2C2B739F" w14:textId="77777777" w:rsidR="006420E1" w:rsidRPr="006420E1" w:rsidRDefault="006420E1" w:rsidP="006420E1">
      <w:pPr>
        <w:numPr>
          <w:ilvl w:val="0"/>
          <w:numId w:val="13"/>
        </w:numPr>
      </w:pPr>
      <w:r w:rsidRPr="006420E1">
        <w:t>Patent “Fettered Nest” (automated household inventory via installed cameras)</w:t>
      </w:r>
    </w:p>
    <w:p w14:paraId="19FF5655" w14:textId="77777777" w:rsidR="006420E1" w:rsidRPr="006420E1" w:rsidRDefault="006420E1" w:rsidP="006420E1">
      <w:pPr>
        <w:numPr>
          <w:ilvl w:val="0"/>
          <w:numId w:val="13"/>
        </w:numPr>
      </w:pPr>
      <w:r w:rsidRPr="006420E1">
        <w:t>Patent 2024 “detecting items at a property” (automatic multi-source inventory updates)</w:t>
      </w:r>
    </w:p>
    <w:p w14:paraId="739FBDDD" w14:textId="77777777" w:rsidR="006420E1" w:rsidRPr="006420E1" w:rsidRDefault="006420E1" w:rsidP="006420E1">
      <w:pPr>
        <w:numPr>
          <w:ilvl w:val="0"/>
          <w:numId w:val="13"/>
        </w:numPr>
      </w:pPr>
      <w:r w:rsidRPr="006420E1">
        <w:t>CamFi research (stationary camera finds objects and who moved them)</w:t>
      </w:r>
    </w:p>
    <w:p w14:paraId="5243AFF6" w14:textId="77777777" w:rsidR="006420E1" w:rsidRPr="006420E1" w:rsidRDefault="006420E1" w:rsidP="006420E1">
      <w:pPr>
        <w:numPr>
          <w:ilvl w:val="0"/>
          <w:numId w:val="13"/>
        </w:numPr>
      </w:pPr>
      <w:r w:rsidRPr="006420E1">
        <w:t>MemPal research (wearable camera and LLM for tracking personal items)</w:t>
      </w:r>
    </w:p>
    <w:p w14:paraId="09C240C5" w14:textId="77777777" w:rsidR="006420E1" w:rsidRPr="006420E1" w:rsidRDefault="006420E1" w:rsidP="006420E1">
      <w:pPr>
        <w:numPr>
          <w:ilvl w:val="0"/>
          <w:numId w:val="13"/>
        </w:numPr>
      </w:pPr>
      <w:r w:rsidRPr="006420E1">
        <w:t>Market report on home inventory apps growth and AI/IoT integration</w:t>
      </w:r>
    </w:p>
    <w:p w14:paraId="7C3B7538" w14:textId="77777777" w:rsidR="006420E1" w:rsidRPr="006420E1" w:rsidRDefault="006420E1" w:rsidP="006420E1">
      <w:pPr>
        <w:numPr>
          <w:ilvl w:val="0"/>
          <w:numId w:val="13"/>
        </w:numPr>
      </w:pPr>
      <w:r w:rsidRPr="006420E1">
        <w:t>Amazon Go technology cost (cameras and sensors for just-walk-out stores)</w:t>
      </w:r>
    </w:p>
    <w:p w14:paraId="100CD344" w14:textId="77777777" w:rsidR="006420E1" w:rsidRPr="006420E1" w:rsidRDefault="006420E1" w:rsidP="006420E1">
      <w:pPr>
        <w:numPr>
          <w:ilvl w:val="0"/>
          <w:numId w:val="13"/>
        </w:numPr>
      </w:pPr>
      <w:r w:rsidRPr="006420E1">
        <w:t>AI app development cost range (Emerline estimate, 2025)</w:t>
      </w:r>
    </w:p>
    <w:p w14:paraId="6601EB02" w14:textId="77777777" w:rsidR="00F66F7D" w:rsidRDefault="00F66F7D"/>
    <w:sectPr w:rsidR="00F66F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26CBC"/>
    <w:multiLevelType w:val="multilevel"/>
    <w:tmpl w:val="67D2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37A04"/>
    <w:multiLevelType w:val="multilevel"/>
    <w:tmpl w:val="89DA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F7B67"/>
    <w:multiLevelType w:val="multilevel"/>
    <w:tmpl w:val="E210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17420"/>
    <w:multiLevelType w:val="multilevel"/>
    <w:tmpl w:val="6DDC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15E0B"/>
    <w:multiLevelType w:val="multilevel"/>
    <w:tmpl w:val="1890C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C62FEB"/>
    <w:multiLevelType w:val="multilevel"/>
    <w:tmpl w:val="E9922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F53BB0"/>
    <w:multiLevelType w:val="multilevel"/>
    <w:tmpl w:val="2324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172BA4"/>
    <w:multiLevelType w:val="multilevel"/>
    <w:tmpl w:val="F02C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A64355"/>
    <w:multiLevelType w:val="multilevel"/>
    <w:tmpl w:val="B902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607461"/>
    <w:multiLevelType w:val="multilevel"/>
    <w:tmpl w:val="E626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D60200"/>
    <w:multiLevelType w:val="multilevel"/>
    <w:tmpl w:val="AB94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936755"/>
    <w:multiLevelType w:val="multilevel"/>
    <w:tmpl w:val="F1A4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0020E9"/>
    <w:multiLevelType w:val="multilevel"/>
    <w:tmpl w:val="8B58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191336">
    <w:abstractNumId w:val="11"/>
  </w:num>
  <w:num w:numId="2" w16cid:durableId="2081126203">
    <w:abstractNumId w:val="1"/>
  </w:num>
  <w:num w:numId="3" w16cid:durableId="1446005167">
    <w:abstractNumId w:val="9"/>
  </w:num>
  <w:num w:numId="4" w16cid:durableId="1549147207">
    <w:abstractNumId w:val="0"/>
  </w:num>
  <w:num w:numId="5" w16cid:durableId="1087457770">
    <w:abstractNumId w:val="12"/>
  </w:num>
  <w:num w:numId="6" w16cid:durableId="2098821452">
    <w:abstractNumId w:val="6"/>
  </w:num>
  <w:num w:numId="7" w16cid:durableId="333722681">
    <w:abstractNumId w:val="3"/>
  </w:num>
  <w:num w:numId="8" w16cid:durableId="1342122728">
    <w:abstractNumId w:val="4"/>
  </w:num>
  <w:num w:numId="9" w16cid:durableId="1722048561">
    <w:abstractNumId w:val="5"/>
  </w:num>
  <w:num w:numId="10" w16cid:durableId="1832674335">
    <w:abstractNumId w:val="10"/>
  </w:num>
  <w:num w:numId="11" w16cid:durableId="626594175">
    <w:abstractNumId w:val="7"/>
  </w:num>
  <w:num w:numId="12" w16cid:durableId="2067561694">
    <w:abstractNumId w:val="8"/>
  </w:num>
  <w:num w:numId="13" w16cid:durableId="7641120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F7D"/>
    <w:rsid w:val="005B753F"/>
    <w:rsid w:val="006420E1"/>
    <w:rsid w:val="00F66F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8F7E83"/>
  <w15:chartTrackingRefBased/>
  <w15:docId w15:val="{86C53141-F851-44A8-883A-0D18BE030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F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6F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6F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6F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6F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6F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F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F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F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F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6F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6F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6F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6F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6F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F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F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F7D"/>
    <w:rPr>
      <w:rFonts w:eastAsiaTheme="majorEastAsia" w:cstheme="majorBidi"/>
      <w:color w:val="272727" w:themeColor="text1" w:themeTint="D8"/>
    </w:rPr>
  </w:style>
  <w:style w:type="paragraph" w:styleId="Title">
    <w:name w:val="Title"/>
    <w:basedOn w:val="Normal"/>
    <w:next w:val="Normal"/>
    <w:link w:val="TitleChar"/>
    <w:uiPriority w:val="10"/>
    <w:qFormat/>
    <w:rsid w:val="00F66F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F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F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F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F7D"/>
    <w:pPr>
      <w:spacing w:before="160"/>
      <w:jc w:val="center"/>
    </w:pPr>
    <w:rPr>
      <w:i/>
      <w:iCs/>
      <w:color w:val="404040" w:themeColor="text1" w:themeTint="BF"/>
    </w:rPr>
  </w:style>
  <w:style w:type="character" w:customStyle="1" w:styleId="QuoteChar">
    <w:name w:val="Quote Char"/>
    <w:basedOn w:val="DefaultParagraphFont"/>
    <w:link w:val="Quote"/>
    <w:uiPriority w:val="29"/>
    <w:rsid w:val="00F66F7D"/>
    <w:rPr>
      <w:i/>
      <w:iCs/>
      <w:color w:val="404040" w:themeColor="text1" w:themeTint="BF"/>
    </w:rPr>
  </w:style>
  <w:style w:type="paragraph" w:styleId="ListParagraph">
    <w:name w:val="List Paragraph"/>
    <w:basedOn w:val="Normal"/>
    <w:uiPriority w:val="34"/>
    <w:qFormat/>
    <w:rsid w:val="00F66F7D"/>
    <w:pPr>
      <w:ind w:left="720"/>
      <w:contextualSpacing/>
    </w:pPr>
  </w:style>
  <w:style w:type="character" w:styleId="IntenseEmphasis">
    <w:name w:val="Intense Emphasis"/>
    <w:basedOn w:val="DefaultParagraphFont"/>
    <w:uiPriority w:val="21"/>
    <w:qFormat/>
    <w:rsid w:val="00F66F7D"/>
    <w:rPr>
      <w:i/>
      <w:iCs/>
      <w:color w:val="2F5496" w:themeColor="accent1" w:themeShade="BF"/>
    </w:rPr>
  </w:style>
  <w:style w:type="paragraph" w:styleId="IntenseQuote">
    <w:name w:val="Intense Quote"/>
    <w:basedOn w:val="Normal"/>
    <w:next w:val="Normal"/>
    <w:link w:val="IntenseQuoteChar"/>
    <w:uiPriority w:val="30"/>
    <w:qFormat/>
    <w:rsid w:val="00F66F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6F7D"/>
    <w:rPr>
      <w:i/>
      <w:iCs/>
      <w:color w:val="2F5496" w:themeColor="accent1" w:themeShade="BF"/>
    </w:rPr>
  </w:style>
  <w:style w:type="character" w:styleId="IntenseReference">
    <w:name w:val="Intense Reference"/>
    <w:basedOn w:val="DefaultParagraphFont"/>
    <w:uiPriority w:val="32"/>
    <w:qFormat/>
    <w:rsid w:val="00F66F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5939</Words>
  <Characters>33857</Characters>
  <Application>Microsoft Office Word</Application>
  <DocSecurity>0</DocSecurity>
  <Lines>282</Lines>
  <Paragraphs>79</Paragraphs>
  <ScaleCrop>false</ScaleCrop>
  <Company/>
  <LinksUpToDate>false</LinksUpToDate>
  <CharactersWithSpaces>39717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anuragbasistha@gmail.com</dc:creator>
  <cp:keywords/>
  <dc:description/>
  <cp:lastModifiedBy>anuragbasistha@gmail.com</cp:lastModifiedBy>
  <cp:revision>2</cp:revision>
  <dcterms:created xsi:type="dcterms:W3CDTF">2025-07-30T15:28:00Z</dcterms:created>
  <dcterms:modified xsi:type="dcterms:W3CDTF">2025-07-30T15:29:00Z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10fe014f-12a7-4182-8277-1b9d745657ee</vt:lpwstr>
  </property>
</Properties>
</file>